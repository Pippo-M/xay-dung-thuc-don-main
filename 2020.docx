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C1C751" w14:textId="0946BA61" w:rsidR="00E35E11" w:rsidRDefault="005D07F5">
      <w:pPr>
        <w:pBdr>
          <w:top w:val="nil"/>
          <w:left w:val="nil"/>
          <w:bottom w:val="nil"/>
          <w:right w:val="nil"/>
          <w:between w:val="nil"/>
        </w:pBdr>
        <w:spacing w:after="120"/>
        <w:rPr>
          <w:b/>
          <w:bCs/>
          <w:color w:val="000000"/>
          <w:sz w:val="32"/>
          <w:szCs w:val="32"/>
        </w:rPr>
        <w:sectPr w:rsidR="00E35E11">
          <w:headerReference w:type="default" r:id="rId9"/>
          <w:pgSz w:w="11907" w:h="16840"/>
          <w:pgMar w:top="1531" w:right="1559" w:bottom="3005" w:left="1559" w:header="964" w:footer="2552" w:gutter="0"/>
          <w:pgNumType w:start="1"/>
          <w:cols w:space="720"/>
        </w:sectPr>
      </w:pPr>
      <w:r>
        <w:rPr>
          <w:b/>
          <w:bCs/>
          <w:color w:val="000000"/>
          <w:sz w:val="32"/>
          <w:szCs w:val="32"/>
        </w:rPr>
        <w:t xml:space="preserve"> </w:t>
      </w:r>
      <w:r w:rsidR="00BD1E86">
        <w:rPr>
          <w:b/>
          <w:bCs/>
          <w:color w:val="000000"/>
          <w:sz w:val="32"/>
          <w:szCs w:val="32"/>
        </w:rPr>
        <w:t>Xây Dựng AI-Agent Sử Dụng Mô Hình LLM Đề Xuất Thực Đơn Dinh Dưỡng Cá Nhân Hóa Cho Người Bệnh Đái Tháo Đường</w:t>
      </w:r>
    </w:p>
    <w:p w14:paraId="2A08414C" w14:textId="77777777" w:rsidR="00E35E11" w:rsidRDefault="00BD1E86">
      <w:pPr>
        <w:pBdr>
          <w:top w:val="nil"/>
          <w:left w:val="nil"/>
          <w:bottom w:val="nil"/>
          <w:right w:val="nil"/>
          <w:between w:val="nil"/>
        </w:pBdr>
        <w:spacing w:before="360" w:after="40"/>
        <w:rPr>
          <w:color w:val="000000"/>
          <w:sz w:val="22"/>
          <w:szCs w:val="22"/>
        </w:rPr>
      </w:pPr>
      <w:r>
        <w:rPr>
          <w:color w:val="000000"/>
          <w:sz w:val="22"/>
          <w:szCs w:val="22"/>
        </w:rPr>
        <w:t>Vũ Nhật Minh, Vũ Kỳ Phong, Nguyễn Bảo Duy, Trần Thị Thanh Tâm, Phạm Trần Ngọc Minh, Đỗ Lan Phương, Mai Văn Thủy, Trần Lâm Quân</w:t>
      </w:r>
    </w:p>
    <w:p w14:paraId="19BDD668" w14:textId="77777777" w:rsidR="00E35E11" w:rsidRDefault="00BD1E86">
      <w:pPr>
        <w:pBdr>
          <w:top w:val="nil"/>
          <w:left w:val="nil"/>
          <w:bottom w:val="nil"/>
          <w:right w:val="nil"/>
          <w:between w:val="nil"/>
        </w:pBdr>
        <w:rPr>
          <w:color w:val="000000"/>
        </w:rPr>
      </w:pPr>
      <w:r>
        <w:rPr>
          <w:color w:val="000000"/>
        </w:rPr>
        <w:t>Khoa các khoa học cơ bản, Bộ môn Khoa học Dữ liệu</w:t>
      </w:r>
    </w:p>
    <w:p w14:paraId="22D7066F" w14:textId="77777777" w:rsidR="00E35E11" w:rsidRDefault="00BD1E86">
      <w:pPr>
        <w:pBdr>
          <w:top w:val="nil"/>
          <w:left w:val="nil"/>
          <w:bottom w:val="nil"/>
          <w:right w:val="nil"/>
          <w:between w:val="nil"/>
        </w:pBdr>
        <w:rPr>
          <w:color w:val="000000"/>
        </w:rPr>
      </w:pPr>
      <w:r>
        <w:rPr>
          <w:color w:val="000000"/>
        </w:rPr>
        <w:t xml:space="preserve">Trường Đại học Y Tế </w:t>
      </w:r>
      <w:r>
        <w:t>c</w:t>
      </w:r>
      <w:r>
        <w:rPr>
          <w:color w:val="000000"/>
        </w:rPr>
        <w:t xml:space="preserve">ông </w:t>
      </w:r>
      <w:r>
        <w:t>c</w:t>
      </w:r>
      <w:r>
        <w:rPr>
          <w:color w:val="000000"/>
        </w:rPr>
        <w:t>ộng</w:t>
      </w:r>
    </w:p>
    <w:p w14:paraId="2E1EA213" w14:textId="77777777" w:rsidR="00E35E11" w:rsidRDefault="00BD1E86">
      <w:pPr>
        <w:pBdr>
          <w:top w:val="nil"/>
          <w:left w:val="nil"/>
          <w:bottom w:val="nil"/>
          <w:right w:val="nil"/>
          <w:between w:val="nil"/>
        </w:pBdr>
        <w:rPr>
          <w:color w:val="000000"/>
        </w:rPr>
      </w:pPr>
      <w:r>
        <w:rPr>
          <w:color w:val="000000"/>
        </w:rPr>
        <w:t>Hà Nội, Việt Nam</w:t>
      </w:r>
    </w:p>
    <w:p w14:paraId="683C6CE5" w14:textId="2D8C4600" w:rsidR="00E35E11" w:rsidRDefault="00BD1E86">
      <w:pPr>
        <w:pBdr>
          <w:top w:val="nil"/>
          <w:left w:val="nil"/>
          <w:bottom w:val="nil"/>
          <w:right w:val="nil"/>
          <w:between w:val="nil"/>
        </w:pBdr>
        <w:rPr>
          <w:color w:val="000000"/>
        </w:rPr>
        <w:sectPr w:rsidR="00E35E11">
          <w:type w:val="continuous"/>
          <w:pgSz w:w="11907" w:h="16840"/>
          <w:pgMar w:top="1701" w:right="1559" w:bottom="2835" w:left="1559" w:header="964" w:footer="2268" w:gutter="0"/>
          <w:cols w:space="720"/>
        </w:sectPr>
      </w:pPr>
      <w:r>
        <w:rPr>
          <w:color w:val="000000"/>
        </w:rPr>
        <w:t>mvt@huph.edu.v</w:t>
      </w:r>
      <w:r w:rsidR="001E6B53">
        <w:rPr>
          <w:color w:val="000000"/>
        </w:rPr>
        <w:t>n</w:t>
      </w:r>
    </w:p>
    <w:p w14:paraId="712A7DA8" w14:textId="77777777" w:rsidR="00E35E11" w:rsidRDefault="00E35E11">
      <w:pPr>
        <w:pBdr>
          <w:top w:val="nil"/>
          <w:left w:val="nil"/>
          <w:bottom w:val="nil"/>
          <w:right w:val="nil"/>
          <w:between w:val="nil"/>
        </w:pBdr>
        <w:rPr>
          <w:color w:val="000000"/>
        </w:rPr>
        <w:sectPr w:rsidR="00E35E11">
          <w:type w:val="continuous"/>
          <w:pgSz w:w="11907" w:h="16840"/>
          <w:pgMar w:top="1701" w:right="1559" w:bottom="2835" w:left="1559" w:header="964" w:footer="2268" w:gutter="0"/>
          <w:cols w:num="2" w:space="720" w:equalWidth="0">
            <w:col w:w="4214" w:space="360"/>
            <w:col w:w="4214" w:space="0"/>
          </w:cols>
        </w:sectPr>
      </w:pPr>
    </w:p>
    <w:p w14:paraId="1C394523" w14:textId="2728955A" w:rsidR="00E35E11" w:rsidRDefault="00BD1E86">
      <w:pPr>
        <w:pBdr>
          <w:top w:val="nil"/>
          <w:left w:val="nil"/>
          <w:bottom w:val="nil"/>
          <w:right w:val="nil"/>
          <w:between w:val="nil"/>
        </w:pBdr>
        <w:spacing w:after="200"/>
        <w:jc w:val="both"/>
        <w:rPr>
          <w:b/>
          <w:bCs/>
          <w:color w:val="000000"/>
          <w:sz w:val="18"/>
          <w:szCs w:val="18"/>
        </w:rPr>
      </w:pPr>
      <w:r>
        <w:rPr>
          <w:b/>
          <w:bCs/>
          <w:i/>
          <w:iCs/>
          <w:color w:val="000000"/>
          <w:sz w:val="18"/>
          <w:szCs w:val="18"/>
        </w:rPr>
        <w:t>Abstract</w:t>
      </w:r>
      <w:r>
        <w:rPr>
          <w:b/>
          <w:bCs/>
          <w:color w:val="000000"/>
          <w:sz w:val="18"/>
          <w:szCs w:val="18"/>
        </w:rPr>
        <w:t xml:space="preserve">—Quản lý dinh dưỡng đóng vai trò cốt lõi trong kiểm soát đái tháo đường type 2 và phòng ngừa biến chứng chuyển hóa. Tuy nhiên, các mô hình ngôn ngữ lớn (LLM) thường gặp rào cản về hiện tượng 'hallucination', thiếu tính thích ứng với thực phẩm bản địa. Nghiên cứu này trình bày việc thiết kế và hiện thực hóa hệ thống NutriAI - một AI-Agent đa tác tử (Closed-Loop MAS) khai thác mô hình OpenAI GPT-OSS-120B </w:t>
      </w:r>
      <w:r w:rsidR="00B61D18">
        <w:rPr>
          <w:b/>
          <w:bCs/>
          <w:color w:val="000000"/>
          <w:sz w:val="18"/>
          <w:szCs w:val="18"/>
        </w:rPr>
        <w:t>trên</w:t>
      </w:r>
      <w:r>
        <w:rPr>
          <w:b/>
          <w:bCs/>
          <w:color w:val="000000"/>
          <w:sz w:val="18"/>
          <w:szCs w:val="18"/>
        </w:rPr>
        <w:t xml:space="preserve"> hạ tầng Groq LPU chuyên biệt hóa cho bệnh nhân đái tháo đường. Hệ thống tích hợp  tính toán sinh trắc học chuẩn hóa (Mifflin-St Jeor, chỉ tiêu đa lượng ADA 2026), khung RAG trên 621 thực phẩm từ Bảng Thành phần Thực phẩm Việt Nam (FCDB), cơ chế kiểm duyệt an toàn y khoa hai lớp (Dual-Layer Safety Guardrail) và giải thuật tối ưu hóa phản </w:t>
      </w:r>
      <w:r w:rsidR="007E7321">
        <w:rPr>
          <w:b/>
          <w:bCs/>
          <w:color w:val="000000"/>
          <w:sz w:val="18"/>
          <w:szCs w:val="18"/>
        </w:rPr>
        <w:t>thực</w:t>
      </w:r>
      <w:r>
        <w:rPr>
          <w:b/>
          <w:bCs/>
          <w:color w:val="000000"/>
          <w:sz w:val="18"/>
          <w:szCs w:val="18"/>
        </w:rPr>
        <w:t xml:space="preserve"> (Counterfactual Optimization) nhằm khống chế đường huyết sau ăn dưới 140 mg/dL. </w:t>
      </w:r>
      <w:r w:rsidR="00367549" w:rsidRPr="00367549">
        <w:rPr>
          <w:b/>
          <w:bCs/>
          <w:color w:val="000000"/>
          <w:sz w:val="18"/>
          <w:szCs w:val="18"/>
        </w:rPr>
        <w:t>Đánh giá thực nghiệm trên 10 kịch bản lâm sàng tổng hợp theo thiết kế mẫu ghép cặp (60 lượt sinh, 8 kịch bản ghép cặp được) cho thấy: việc cung cấp dinh dưỡng tính sẵn giúp giảm s</w:t>
      </w:r>
      <w:r w:rsidR="00847D3E">
        <w:rPr>
          <w:b/>
          <w:bCs/>
          <w:color w:val="000000"/>
          <w:sz w:val="18"/>
          <w:szCs w:val="18"/>
        </w:rPr>
        <w:t xml:space="preserve">ai số năng lượng 603,8 Kcal (95% CI: 286,7 – 920,9; p = </w:t>
      </w:r>
      <w:r w:rsidR="00367549" w:rsidRPr="00367549">
        <w:rPr>
          <w:b/>
          <w:bCs/>
          <w:color w:val="000000"/>
          <w:sz w:val="18"/>
          <w:szCs w:val="18"/>
        </w:rPr>
        <w:t xml:space="preserve">0,003) và sai số carbohydrate 56,5 g (p = 0,006); </w:t>
      </w:r>
      <w:r w:rsidR="00847D3E">
        <w:rPr>
          <w:b/>
          <w:bCs/>
          <w:color w:val="000000"/>
          <w:sz w:val="18"/>
          <w:szCs w:val="18"/>
        </w:rPr>
        <w:t>C</w:t>
      </w:r>
      <w:r w:rsidR="00367549" w:rsidRPr="00367549">
        <w:rPr>
          <w:b/>
          <w:bCs/>
          <w:color w:val="000000"/>
          <w:sz w:val="18"/>
          <w:szCs w:val="18"/>
        </w:rPr>
        <w:t xml:space="preserve">ơ chế kiểm duyệt hai lớp không ghi nhận vi phạm trên tập 20 </w:t>
      </w:r>
      <w:r w:rsidR="00847D3E">
        <w:rPr>
          <w:b/>
          <w:bCs/>
          <w:color w:val="000000"/>
          <w:sz w:val="18"/>
          <w:szCs w:val="18"/>
        </w:rPr>
        <w:t>truy vấn đối kháng (độ nhạy 100%, Wilson 95% CI: 72,2 – 100</w:t>
      </w:r>
      <w:r w:rsidR="00367549" w:rsidRPr="00367549">
        <w:rPr>
          <w:b/>
          <w:bCs/>
          <w:color w:val="000000"/>
          <w:sz w:val="18"/>
          <w:szCs w:val="18"/>
        </w:rPr>
        <w:t>%). Kết quả xác nhận tính khả thi của kiến trúc, đồng thời chỉ ra rằng lợi ích của khung tính toán tất định không đồng đều giữa các chất dinh dưỡng và sai số tuyệt đối còn lại vẫn cần thu hẹp trước khi triển khai lâm sàng.</w:t>
      </w:r>
    </w:p>
    <w:p w14:paraId="5C1E1BFE" w14:textId="0B455D77" w:rsidR="00E35E11" w:rsidRDefault="00BD1E86">
      <w:pPr>
        <w:pBdr>
          <w:top w:val="nil"/>
          <w:left w:val="nil"/>
          <w:bottom w:val="nil"/>
          <w:right w:val="nil"/>
          <w:between w:val="nil"/>
        </w:pBdr>
        <w:spacing w:after="120"/>
        <w:jc w:val="both"/>
        <w:rPr>
          <w:b/>
          <w:bCs/>
          <w:i/>
          <w:iCs/>
          <w:color w:val="000000"/>
          <w:sz w:val="18"/>
          <w:szCs w:val="18"/>
        </w:rPr>
      </w:pPr>
      <w:r>
        <w:rPr>
          <w:b/>
          <w:bCs/>
          <w:i/>
          <w:iCs/>
          <w:color w:val="000000"/>
          <w:sz w:val="18"/>
          <w:szCs w:val="18"/>
        </w:rPr>
        <w:t xml:space="preserve">Keywords: Đái tháo đường; AI-Agent; Hệ thống đa tác tử (MAS); LLM; RAG; FCDB; Kiểm duyệt an toàn y khoa, Tối ưu hóa </w:t>
      </w:r>
      <w:r w:rsidR="007E7321">
        <w:rPr>
          <w:b/>
          <w:bCs/>
          <w:i/>
          <w:iCs/>
          <w:color w:val="000000"/>
          <w:sz w:val="18"/>
          <w:szCs w:val="18"/>
        </w:rPr>
        <w:t>phản thực</w:t>
      </w:r>
      <w:r>
        <w:rPr>
          <w:b/>
          <w:bCs/>
          <w:i/>
          <w:iCs/>
          <w:color w:val="000000"/>
          <w:sz w:val="18"/>
          <w:szCs w:val="18"/>
        </w:rPr>
        <w:t>;</w:t>
      </w:r>
    </w:p>
    <w:p w14:paraId="0A24B5AB" w14:textId="77777777" w:rsidR="00E35E11" w:rsidRDefault="00BD1E86">
      <w:pPr>
        <w:pStyle w:val="Heading1"/>
        <w:numPr>
          <w:ilvl w:val="0"/>
          <w:numId w:val="1"/>
        </w:numPr>
      </w:pPr>
      <w:r>
        <w:rPr>
          <w:smallCaps w:val="0"/>
        </w:rPr>
        <w:t>MỞ ĐẦU</w:t>
      </w:r>
    </w:p>
    <w:p w14:paraId="3D5A2528" w14:textId="77777777" w:rsidR="00E35E11" w:rsidRDefault="00BD1E86">
      <w:pPr>
        <w:pBdr>
          <w:top w:val="nil"/>
          <w:left w:val="nil"/>
          <w:bottom w:val="nil"/>
          <w:right w:val="nil"/>
          <w:between w:val="nil"/>
        </w:pBdr>
        <w:spacing w:line="228" w:lineRule="auto"/>
        <w:ind w:firstLine="288"/>
        <w:jc w:val="both"/>
        <w:rPr>
          <w:color w:val="000000"/>
        </w:rPr>
      </w:pPr>
      <w:r>
        <w:rPr>
          <w:color w:val="000000"/>
        </w:rPr>
        <w:t xml:space="preserve">Kiểm soát đường huyết sau ăn (PPG, Postprandial Glucose) sao cho dưới ngưỡng 140 mg/dL (7.8 mmol/L), duy trì chỉ số đường huyết HbA1c &lt; 7.0% là mục tiêu cốt lõi trong điều trị đái tháo đường type 2 theo khuyến cáo của ADA [1] và Bộ Y tế [2]. Liệu pháp dinh dưỡng y học được coi là can thiệp nền tảng giúp hạ HbA1c từ 1.0% - 2.0% [3]. Bệnh nhân đái tháo đường thường đồng mắc các bệnh lý hô hấp mạn tính, rối loạn chuyển hóa, gút hoặc </w:t>
      </w:r>
      <w:r>
        <w:rPr>
          <w:color w:val="000000"/>
        </w:rPr>
        <w:t>tăng huyết áp, đòi hỏi chế độ ăn cần được cá nhân hóa chặt chẽ theo từng cá thể.</w:t>
      </w:r>
    </w:p>
    <w:p w14:paraId="465046AC" w14:textId="77777777" w:rsidR="00E35E11" w:rsidRDefault="00BD1E86">
      <w:pPr>
        <w:pBdr>
          <w:top w:val="nil"/>
          <w:left w:val="nil"/>
          <w:bottom w:val="nil"/>
          <w:right w:val="nil"/>
          <w:between w:val="nil"/>
        </w:pBdr>
        <w:spacing w:line="228" w:lineRule="auto"/>
        <w:ind w:firstLine="288"/>
        <w:jc w:val="both"/>
        <w:rPr>
          <w:color w:val="000000"/>
        </w:rPr>
      </w:pPr>
      <w:r>
        <w:rPr>
          <w:color w:val="000000"/>
        </w:rPr>
        <w:t>Mặc dù các mô hình ngôn ngữ lớn (LLM, Large Language Model) mở ra tiềm năng trong khuyến nghị y tế [4], việc LLM trực tiếp sinh thực đơn thường dẫn tới sai số dinh dưỡng đáng kể và nguy cơ đề xuất thực phẩm chứa đường hấp thu nhanh gây đe dọa sức khỏe người bệnh [5]. Bài báo này đặt mục tiêu giải quyết vấn đề trên bằng kiến trúc Đa tác tử (MAS) kết hợp suy luận ngôn ngữ, engine tính toán sinh trắc học và cơ sở dữ liệu (CSDL) thực phẩm bản địa Việt Nam.</w:t>
      </w:r>
    </w:p>
    <w:p w14:paraId="10B417D8" w14:textId="729C3B3F" w:rsidR="00E35E11" w:rsidRDefault="00BD1E86">
      <w:pPr>
        <w:pBdr>
          <w:top w:val="nil"/>
          <w:left w:val="nil"/>
          <w:bottom w:val="nil"/>
          <w:right w:val="nil"/>
          <w:between w:val="nil"/>
        </w:pBdr>
        <w:spacing w:line="228" w:lineRule="auto"/>
        <w:ind w:firstLine="288"/>
        <w:jc w:val="both"/>
        <w:rPr>
          <w:color w:val="000000"/>
        </w:rPr>
      </w:pPr>
      <w:r>
        <w:rPr>
          <w:color w:val="000000"/>
        </w:rPr>
        <w:t xml:space="preserve">Đóng góp của bài báo gồm: (1) Thiết kế kiến trúc MAS phân tách giữa suy luận, tính toán và kiểm duyệt; (2) Tích hợp CSDL 621 thực phẩm Việt Nam (FCDB) và chuẩn hóa phân bổ đa lượng ADA 2026; (3) Xây dựng cơ chế kiểm duyệt an toàn y khoa hai lớp bảo đảm Zero Violation; (4) Hiện thực hóa thuật toán tối ưu </w:t>
      </w:r>
      <w:r w:rsidR="007E7321">
        <w:rPr>
          <w:color w:val="000000"/>
        </w:rPr>
        <w:t>phản thực</w:t>
      </w:r>
      <w:r>
        <w:rPr>
          <w:color w:val="000000"/>
        </w:rPr>
        <w:t xml:space="preserve"> khống chế đường huyết sau ăn; (5) Đánh giá thực nghiệm toàn diện chứng minh độ chính xác và tính khả dụng của hệ thống.</w:t>
      </w:r>
    </w:p>
    <w:p w14:paraId="68036766" w14:textId="77777777" w:rsidR="00E35E11" w:rsidRDefault="00BD1E86">
      <w:pPr>
        <w:pStyle w:val="Heading1"/>
        <w:numPr>
          <w:ilvl w:val="0"/>
          <w:numId w:val="1"/>
        </w:numPr>
      </w:pPr>
      <w:r>
        <w:t>KHÁI QUÁT TÀI LIỆU</w:t>
      </w:r>
    </w:p>
    <w:p w14:paraId="65A29B27" w14:textId="355A9D09" w:rsidR="00E35E11" w:rsidRDefault="00BD1E86">
      <w:pPr>
        <w:pBdr>
          <w:top w:val="nil"/>
          <w:left w:val="nil"/>
          <w:bottom w:val="nil"/>
          <w:right w:val="nil"/>
          <w:between w:val="nil"/>
        </w:pBdr>
        <w:spacing w:line="228" w:lineRule="auto"/>
        <w:ind w:firstLine="288"/>
        <w:jc w:val="both"/>
        <w:rPr>
          <w:color w:val="000000"/>
        </w:rPr>
      </w:pPr>
      <w:r>
        <w:rPr>
          <w:color w:val="000000"/>
        </w:rPr>
        <w:t xml:space="preserve">Ứng dụng AI trong dinh dưỡng đã chuyển dịch mạnh sang hình thái tích hợp tri thức có cấu trúc. </w:t>
      </w:r>
      <w:r w:rsidR="008A5041">
        <w:rPr>
          <w:color w:val="000000"/>
        </w:rPr>
        <w:t xml:space="preserve">Theo </w:t>
      </w:r>
      <w:r>
        <w:rPr>
          <w:color w:val="000000"/>
        </w:rPr>
        <w:t>Abdur Rahm</w:t>
      </w:r>
      <w:r w:rsidR="008A5041">
        <w:rPr>
          <w:color w:val="000000"/>
        </w:rPr>
        <w:t xml:space="preserve">an et al. [6], Gavai et al. [7], </w:t>
      </w:r>
      <w:r>
        <w:rPr>
          <w:color w:val="000000"/>
        </w:rPr>
        <w:t>LLM cần kết hợp RAG (Retrieval-Augmented Generation) để tránh sai lệch thông tin</w:t>
      </w:r>
      <w:r w:rsidR="008A5041">
        <w:rPr>
          <w:color w:val="000000"/>
        </w:rPr>
        <w:t>, cụ thể trong</w:t>
      </w:r>
      <w:r>
        <w:rPr>
          <w:color w:val="000000"/>
        </w:rPr>
        <w:t xml:space="preserve"> bệnh lý đái tháo đường. Về mặt cấu trúc, Xu [8] chứng minh kiến trúc đa tác tử MAS vượt trội đơn tác tử trong việc quản lý chu trình phân tích dinh dưỡng đa bước. Wang et al. [9] sử dụng chỉ số HEI kết hợp RAG trên dữ liệu NHANES/FPED để lượng hóa chất lượng khẩu phần. Đặc biệt, mô hình MetaPlate của Arefeen et al. [10] thiết lập nền tảng tối ưu hóa </w:t>
      </w:r>
      <w:r w:rsidR="007E7321">
        <w:rPr>
          <w:color w:val="000000"/>
        </w:rPr>
        <w:t>phản thực</w:t>
      </w:r>
      <w:r>
        <w:rPr>
          <w:color w:val="000000"/>
        </w:rPr>
        <w:t xml:space="preserve"> nhằm điều chỉnh carbohydrate và protein khống chế đường huyết. </w:t>
      </w:r>
    </w:p>
    <w:p w14:paraId="2A2724F9" w14:textId="409A32AF" w:rsidR="00E35E11" w:rsidRDefault="00BD1E86">
      <w:pPr>
        <w:pBdr>
          <w:top w:val="nil"/>
          <w:left w:val="nil"/>
          <w:bottom w:val="nil"/>
          <w:right w:val="nil"/>
          <w:between w:val="nil"/>
        </w:pBdr>
        <w:spacing w:line="228" w:lineRule="auto"/>
        <w:ind w:firstLine="288"/>
        <w:jc w:val="both"/>
        <w:rPr>
          <w:color w:val="000000"/>
        </w:rPr>
      </w:pPr>
      <w:r>
        <w:rPr>
          <w:color w:val="000000"/>
        </w:rPr>
        <w:t>Tuy nhiên, các giải pháp trên hầu như không thích ứng với ẩm thực bản địa Việt Nam. Hệ thống NutriAI khắc phục khoảng trống này bằng cách kết hợp OpenAI GPT-OSS-120B trên hạ tầng Groq LPU, CSDL FCDB và cơ chế an toàn y khoa.</w:t>
      </w:r>
    </w:p>
    <w:p w14:paraId="3AC23D53" w14:textId="40B793FD" w:rsidR="00E35E11" w:rsidRDefault="00BD1E86">
      <w:pPr>
        <w:pStyle w:val="Heading1"/>
        <w:numPr>
          <w:ilvl w:val="0"/>
          <w:numId w:val="1"/>
        </w:numPr>
      </w:pPr>
      <w:r>
        <w:lastRenderedPageBreak/>
        <w:t>KIẾN TRÚC HỆ THỐNG</w:t>
      </w:r>
    </w:p>
    <w:p w14:paraId="48B75CF6" w14:textId="6FFD249A" w:rsidR="00E35E11" w:rsidRDefault="00BD1E86">
      <w:pPr>
        <w:pBdr>
          <w:top w:val="nil"/>
          <w:left w:val="nil"/>
          <w:bottom w:val="nil"/>
          <w:right w:val="nil"/>
          <w:between w:val="nil"/>
        </w:pBdr>
        <w:spacing w:line="228" w:lineRule="auto"/>
        <w:ind w:firstLine="288"/>
        <w:jc w:val="both"/>
        <w:rPr>
          <w:color w:val="000000"/>
        </w:rPr>
      </w:pPr>
      <w:r>
        <w:rPr>
          <w:color w:val="000000"/>
        </w:rPr>
        <w:t>Hệ thống NutriAI được thiết kế theo kiến trúc Đa tác tử (Closed-Loop MAS) nhằm bảo đảm tính xác định, an toàn y khoa và tương thích bản địa.</w:t>
      </w:r>
    </w:p>
    <w:p w14:paraId="3D7631F8" w14:textId="3E51DFA9" w:rsidR="00E35E11" w:rsidRDefault="00BD1E86">
      <w:pPr>
        <w:pStyle w:val="Heading2"/>
        <w:numPr>
          <w:ilvl w:val="1"/>
          <w:numId w:val="2"/>
        </w:numPr>
      </w:pPr>
      <w:r>
        <w:t>Kiến trúc Đa tác tử (Closed-Loop MAS</w:t>
      </w:r>
    </w:p>
    <w:p w14:paraId="7A67C072" w14:textId="68795C82" w:rsidR="00E35E11" w:rsidRDefault="00BD1E86">
      <w:pPr>
        <w:pBdr>
          <w:top w:val="nil"/>
          <w:left w:val="nil"/>
          <w:bottom w:val="nil"/>
          <w:right w:val="nil"/>
          <w:between w:val="nil"/>
        </w:pBdr>
        <w:spacing w:line="228" w:lineRule="auto"/>
        <w:ind w:firstLine="288"/>
        <w:jc w:val="both"/>
        <w:rPr>
          <w:color w:val="000000"/>
        </w:rPr>
      </w:pPr>
      <w:r>
        <w:rPr>
          <w:color w:val="000000"/>
        </w:rPr>
        <w:t>Hệ thống gồm 7 tác tử chuyên trách phối hợp.</w:t>
      </w:r>
    </w:p>
    <w:p w14:paraId="794ECEF2" w14:textId="50287697" w:rsidR="00E35E11" w:rsidRDefault="00BD1E86">
      <w:pPr>
        <w:pStyle w:val="Heading3"/>
        <w:numPr>
          <w:ilvl w:val="2"/>
          <w:numId w:val="3"/>
        </w:numPr>
      </w:pPr>
      <w:r>
        <w:t xml:space="preserve">Controller Agent: </w:t>
      </w:r>
      <w:r>
        <w:rPr>
          <w:i w:val="0"/>
          <w:iCs w:val="0"/>
        </w:rPr>
        <w:t>Tiếp nhận truy vấn người dùng, duy trì lịch sử hội thoại 12 lượt gần nhất, trích xuất thực thể bệnh nền và định tuyến quy trình</w:t>
      </w:r>
      <w:r>
        <w:t>.</w:t>
      </w:r>
    </w:p>
    <w:p w14:paraId="5F660BBB" w14:textId="50730645" w:rsidR="00E35E11" w:rsidRDefault="00BD1E86">
      <w:pPr>
        <w:pStyle w:val="Heading3"/>
        <w:numPr>
          <w:ilvl w:val="2"/>
          <w:numId w:val="3"/>
        </w:numPr>
      </w:pPr>
      <w:r>
        <w:t xml:space="preserve">Nutrition Calculator Agent: </w:t>
      </w:r>
      <w:r>
        <w:rPr>
          <w:i w:val="0"/>
          <w:iCs w:val="0"/>
        </w:rPr>
        <w:t>Tính toán BMI (Body Mass Index), cân nặng chuẩn, BMR (Basal Metabolic Rate), TDEE (Total Daily Energy Expenditure) và tỷ lệ đa lượng P-L-C (Protein - Lipids - Carbs) theo hướng dẫn ADA 2026.</w:t>
      </w:r>
    </w:p>
    <w:p w14:paraId="68DCDB79" w14:textId="31B7D10C" w:rsidR="00E35E11" w:rsidRDefault="00C755C4">
      <w:pPr>
        <w:pStyle w:val="Heading3"/>
        <w:numPr>
          <w:ilvl w:val="2"/>
          <w:numId w:val="3"/>
        </w:numPr>
      </w:pPr>
      <w:bookmarkStart w:id="0" w:name="_GoBack"/>
      <w:r>
        <w:rPr>
          <w:noProof/>
          <w:lang w:val="en-US"/>
        </w:rPr>
        <w:drawing>
          <wp:anchor distT="0" distB="0" distL="114300" distR="114300" simplePos="0" relativeHeight="251659264" behindDoc="0" locked="0" layoutInCell="1" allowOverlap="1" wp14:anchorId="500B44F5" wp14:editId="73DB7839">
            <wp:simplePos x="0" y="0"/>
            <wp:positionH relativeFrom="column">
              <wp:posOffset>335915</wp:posOffset>
            </wp:positionH>
            <wp:positionV relativeFrom="paragraph">
              <wp:posOffset>596899</wp:posOffset>
            </wp:positionV>
            <wp:extent cx="5471160" cy="4654211"/>
            <wp:effectExtent l="0" t="0" r="0" b="0"/>
            <wp:wrapTopAndBottom/>
            <wp:docPr id="397893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3825"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71160" cy="4654211"/>
                    </a:xfrm>
                    <a:prstGeom prst="rect">
                      <a:avLst/>
                    </a:prstGeom>
                  </pic:spPr>
                </pic:pic>
              </a:graphicData>
            </a:graphic>
            <wp14:sizeRelH relativeFrom="margin">
              <wp14:pctWidth>0</wp14:pctWidth>
            </wp14:sizeRelH>
            <wp14:sizeRelV relativeFrom="margin">
              <wp14:pctHeight>0</wp14:pctHeight>
            </wp14:sizeRelV>
          </wp:anchor>
        </w:drawing>
      </w:r>
      <w:bookmarkEnd w:id="0"/>
      <w:r w:rsidR="006472F1">
        <w:rPr>
          <w:noProof/>
          <w:lang w:val="en-US"/>
        </w:rPr>
        <mc:AlternateContent>
          <mc:Choice Requires="wps">
            <w:drawing>
              <wp:anchor distT="0" distB="0" distL="114300" distR="114300" simplePos="0" relativeHeight="251663360" behindDoc="0" locked="0" layoutInCell="1" allowOverlap="1" wp14:anchorId="0F4184C8" wp14:editId="0C98C94C">
                <wp:simplePos x="0" y="0"/>
                <wp:positionH relativeFrom="column">
                  <wp:posOffset>335915</wp:posOffset>
                </wp:positionH>
                <wp:positionV relativeFrom="paragraph">
                  <wp:posOffset>4935220</wp:posOffset>
                </wp:positionV>
                <wp:extent cx="5013960" cy="635"/>
                <wp:effectExtent l="0" t="0" r="0" b="0"/>
                <wp:wrapTopAndBottom/>
                <wp:docPr id="1731214700" name="Text Box 1"/>
                <wp:cNvGraphicFramePr/>
                <a:graphic xmlns:a="http://schemas.openxmlformats.org/drawingml/2006/main">
                  <a:graphicData uri="http://schemas.microsoft.com/office/word/2010/wordprocessingShape">
                    <wps:wsp>
                      <wps:cNvSpPr txBox="1"/>
                      <wps:spPr>
                        <a:xfrm>
                          <a:off x="0" y="0"/>
                          <a:ext cx="5013960" cy="635"/>
                        </a:xfrm>
                        <a:prstGeom prst="rect">
                          <a:avLst/>
                        </a:prstGeom>
                        <a:solidFill>
                          <a:prstClr val="white"/>
                        </a:solidFill>
                        <a:ln>
                          <a:noFill/>
                        </a:ln>
                      </wps:spPr>
                      <wps:txbx>
                        <w:txbxContent>
                          <w:p w14:paraId="077CFE62" w14:textId="6BB053DE" w:rsidR="006472F1" w:rsidRPr="00BC2D47" w:rsidRDefault="006472F1" w:rsidP="006472F1">
                            <w:pPr>
                              <w:pStyle w:val="Caption"/>
                              <w:rPr>
                                <w:noProof/>
                                <w:color w:val="auto"/>
                                <w:sz w:val="16"/>
                                <w:szCs w:val="16"/>
                              </w:rPr>
                            </w:pPr>
                            <w:r w:rsidRPr="00BC2D47">
                              <w:rPr>
                                <w:sz w:val="16"/>
                                <w:szCs w:val="16"/>
                              </w:rPr>
                              <w:t xml:space="preserve">Hình </w:t>
                            </w:r>
                            <w:r w:rsidRPr="00BC2D47">
                              <w:rPr>
                                <w:sz w:val="16"/>
                                <w:szCs w:val="16"/>
                              </w:rPr>
                              <w:fldChar w:fldCharType="begin"/>
                            </w:r>
                            <w:r w:rsidRPr="00BC2D47">
                              <w:rPr>
                                <w:sz w:val="16"/>
                                <w:szCs w:val="16"/>
                              </w:rPr>
                              <w:instrText xml:space="preserve"> SEQ Hình \* ARABIC </w:instrText>
                            </w:r>
                            <w:r w:rsidRPr="00BC2D47">
                              <w:rPr>
                                <w:sz w:val="16"/>
                                <w:szCs w:val="16"/>
                              </w:rPr>
                              <w:fldChar w:fldCharType="separate"/>
                            </w:r>
                            <w:r w:rsidR="00C755C4" w:rsidRPr="00BC2D47">
                              <w:rPr>
                                <w:noProof/>
                                <w:sz w:val="16"/>
                                <w:szCs w:val="16"/>
                              </w:rPr>
                              <w:t>1</w:t>
                            </w:r>
                            <w:r w:rsidRPr="00BC2D47">
                              <w:rPr>
                                <w:sz w:val="16"/>
                                <w:szCs w:val="16"/>
                              </w:rPr>
                              <w:fldChar w:fldCharType="end"/>
                            </w:r>
                            <w:r w:rsidRPr="00BC2D47">
                              <w:rPr>
                                <w:noProof/>
                                <w:sz w:val="16"/>
                                <w:szCs w:val="16"/>
                              </w:rPr>
                              <w:t xml:space="preserve"> Sơ đồ luồng dữ liệu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cx="http://schemas.microsoft.com/office/drawing/2014/chartex">
            <w:pict>
              <v:shapetype w14:anchorId="0F4184C8" id="_x0000_t202" coordsize="21600,21600" o:spt="202" path="m,l,21600r21600,l21600,xe">
                <v:stroke joinstyle="miter"/>
                <v:path gradientshapeok="t" o:connecttype="rect"/>
              </v:shapetype>
              <v:shape id="Text Box 1" o:spid="_x0000_s1026" type="#_x0000_t202" style="position:absolute;left:0;text-align:left;margin-left:26.45pt;margin-top:388.6pt;width:394.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" stroked="f">
                <v:textbox style="mso-fit-shape-to-text:t" inset="0,0,0,0">
                  <w:txbxContent>
                    <w:p w14:paraId="077CFE62" w14:textId="6BB053DE" w:rsidR="006472F1" w:rsidRPr="00BC2D47" w:rsidRDefault="006472F1" w:rsidP="006472F1">
                      <w:pPr>
                        <w:pStyle w:val="Caption"/>
                        <w:rPr>
                          <w:noProof/>
                          <w:color w:val="auto"/>
                          <w:sz w:val="16"/>
                          <w:szCs w:val="16"/>
                        </w:rPr>
                      </w:pPr>
                      <w:r w:rsidRPr="00BC2D47">
                        <w:rPr>
                          <w:sz w:val="16"/>
                          <w:szCs w:val="16"/>
                        </w:rPr>
                        <w:t xml:space="preserve">Hình </w:t>
                      </w:r>
                      <w:r w:rsidRPr="00BC2D47">
                        <w:rPr>
                          <w:sz w:val="16"/>
                          <w:szCs w:val="16"/>
                        </w:rPr>
                        <w:fldChar w:fldCharType="begin"/>
                      </w:r>
                      <w:r w:rsidRPr="00BC2D47">
                        <w:rPr>
                          <w:sz w:val="16"/>
                          <w:szCs w:val="16"/>
                        </w:rPr>
                        <w:instrText xml:space="preserve"> SEQ Hình \* ARABIC </w:instrText>
                      </w:r>
                      <w:r w:rsidRPr="00BC2D47">
                        <w:rPr>
                          <w:sz w:val="16"/>
                          <w:szCs w:val="16"/>
                        </w:rPr>
                        <w:fldChar w:fldCharType="separate"/>
                      </w:r>
                      <w:r w:rsidR="00C755C4" w:rsidRPr="00BC2D47">
                        <w:rPr>
                          <w:noProof/>
                          <w:sz w:val="16"/>
                          <w:szCs w:val="16"/>
                        </w:rPr>
                        <w:t>1</w:t>
                      </w:r>
                      <w:r w:rsidRPr="00BC2D47">
                        <w:rPr>
                          <w:sz w:val="16"/>
                          <w:szCs w:val="16"/>
                        </w:rPr>
                        <w:fldChar w:fldCharType="end"/>
                      </w:r>
                      <w:r w:rsidRPr="00BC2D47">
                        <w:rPr>
                          <w:noProof/>
                          <w:sz w:val="16"/>
                          <w:szCs w:val="16"/>
                        </w:rPr>
                        <w:t xml:space="preserve"> Sơ đồ luồng dữ liệu</w:t>
                      </w:r>
                    </w:p>
                  </w:txbxContent>
                </v:textbox>
                <w10:wrap type="topAndBottom"/>
              </v:shape>
            </w:pict>
          </mc:Fallback>
        </mc:AlternateContent>
      </w:r>
      <w:r w:rsidR="00BD1E86">
        <w:t xml:space="preserve">Food Knowledge &amp; RAG Engine: </w:t>
      </w:r>
      <w:r w:rsidR="00BD1E86">
        <w:rPr>
          <w:i w:val="0"/>
          <w:iCs w:val="0"/>
        </w:rPr>
        <w:t>Khai thác cơ sở dữ liệu FCDB (621 thực phẩm), trích xuất danh mục món ăn bản địa phù hợp để đưa vào enrichedSystemPrompt dẫn hướng LLM</w:t>
      </w:r>
      <w:r w:rsidR="00BD1E86">
        <w:t>.</w:t>
      </w:r>
    </w:p>
    <w:p w14:paraId="7BDCA94A" w14:textId="0F28CEDF" w:rsidR="00E35E11" w:rsidRDefault="00106F15">
      <w:pPr>
        <w:pStyle w:val="Heading3"/>
        <w:numPr>
          <w:ilvl w:val="2"/>
          <w:numId w:val="3"/>
        </w:numPr>
      </w:pPr>
      <w:r>
        <w:t xml:space="preserve">Menu Generation Agent: </w:t>
      </w:r>
      <w:r>
        <w:rPr>
          <w:i w:val="0"/>
          <w:iCs w:val="0"/>
        </w:rPr>
        <w:t xml:space="preserve">Sử dụng OpenAI GPT-OSS-120B (openai/gpt-oss-120b) trên hạ tầng </w:t>
      </w:r>
      <w:r>
        <w:rPr>
          <w:i w:val="0"/>
          <w:iCs w:val="0"/>
        </w:rPr>
        <w:t>Groq LPU sinh thực đơn 3 bữa (Sáng, Trưa, Tối) kèm khối lượng gam và calo chi tiết</w:t>
      </w:r>
      <w:r>
        <w:t>.</w:t>
      </w:r>
    </w:p>
    <w:p w14:paraId="5B577125" w14:textId="6CB10EC7" w:rsidR="00E35E11" w:rsidRDefault="00BD1E86">
      <w:pPr>
        <w:pStyle w:val="Heading3"/>
        <w:numPr>
          <w:ilvl w:val="2"/>
          <w:numId w:val="3"/>
        </w:numPr>
      </w:pPr>
      <w:r>
        <w:t xml:space="preserve">Dual-Layer Clinical Safety Guardrail: </w:t>
      </w:r>
      <w:r>
        <w:rPr>
          <w:i w:val="0"/>
          <w:iCs w:val="0"/>
        </w:rPr>
        <w:t>Kiểm duyệt kép ngăn chặn thực phẩm chống chỉ định: Lớp 1 quét từ vựng và biểu thức chính quy; Lớp 2 thẩm định y khoa ngầm với tham số tau = 0.1</w:t>
      </w:r>
      <w:r>
        <w:t>.</w:t>
      </w:r>
    </w:p>
    <w:p w14:paraId="449C7C9F" w14:textId="32AFBD5C" w:rsidR="00E35E11" w:rsidRDefault="00BD1E86">
      <w:pPr>
        <w:pStyle w:val="Heading3"/>
        <w:numPr>
          <w:ilvl w:val="2"/>
          <w:numId w:val="3"/>
        </w:numPr>
      </w:pPr>
      <w:r>
        <w:t xml:space="preserve">Counterfactual Optimization Agent: </w:t>
      </w:r>
      <w:r>
        <w:rPr>
          <w:i w:val="0"/>
          <w:iCs w:val="0"/>
        </w:rPr>
        <w:t>Khi phát hiện món ăn GI (</w:t>
      </w:r>
      <w:r w:rsidR="00655B9D">
        <w:rPr>
          <w:i w:val="0"/>
          <w:iCs w:val="0"/>
        </w:rPr>
        <w:t>Glycemic Index</w:t>
      </w:r>
      <w:r>
        <w:rPr>
          <w:i w:val="0"/>
          <w:iCs w:val="0"/>
        </w:rPr>
        <w:t>) cao, tự động chèn cảnh báo và thay thế bằng nguyên liệu bản địa GI thấp, mục đích bảo đảm PPG &lt;= 140 mg/dL</w:t>
      </w:r>
      <w:r>
        <w:t>.</w:t>
      </w:r>
    </w:p>
    <w:p w14:paraId="154C6728" w14:textId="49AA7CDA" w:rsidR="00106F15" w:rsidRDefault="00BD1E86" w:rsidP="00106F15">
      <w:pPr>
        <w:pStyle w:val="Heading3"/>
        <w:numPr>
          <w:ilvl w:val="2"/>
          <w:numId w:val="3"/>
        </w:numPr>
      </w:pPr>
      <w:r>
        <w:t xml:space="preserve">State &amp; Export Agent: </w:t>
      </w:r>
      <w:r>
        <w:rPr>
          <w:i w:val="0"/>
          <w:iCs w:val="0"/>
        </w:rPr>
        <w:t>Quản lý CSDL TiDB Cloud, kích hoạt job nhắc lịch ăn qua email (07:00, 12:00, 19:00) và xuất hồ sơ bệnh án đính kèm</w:t>
      </w:r>
      <w:r>
        <w:t>.</w:t>
      </w:r>
    </w:p>
    <w:p w14:paraId="48CA3370" w14:textId="22DC715A" w:rsidR="001E6B53" w:rsidRPr="001E6B53" w:rsidRDefault="001E6B53" w:rsidP="001E6B53"/>
    <w:p w14:paraId="76CD102A" w14:textId="553BE5C6" w:rsidR="00106F15" w:rsidRDefault="00106F15" w:rsidP="00106F15">
      <w:pPr>
        <w:jc w:val="left"/>
      </w:pPr>
    </w:p>
    <w:p w14:paraId="1BF9C49A" w14:textId="77777777" w:rsidR="00106F15" w:rsidRDefault="00106F15" w:rsidP="00106F15">
      <w:pPr>
        <w:jc w:val="left"/>
      </w:pPr>
    </w:p>
    <w:p w14:paraId="20D94B05" w14:textId="4629F0DF" w:rsidR="00106F15" w:rsidRDefault="00106F15" w:rsidP="00106F15">
      <w:pPr>
        <w:jc w:val="left"/>
      </w:pPr>
    </w:p>
    <w:p w14:paraId="51739A49" w14:textId="77777777" w:rsidR="001E6B53" w:rsidRDefault="001E6B53" w:rsidP="00106F15">
      <w:pPr>
        <w:jc w:val="left"/>
      </w:pPr>
    </w:p>
    <w:p w14:paraId="05C7D80D" w14:textId="77777777" w:rsidR="001E6B53" w:rsidRDefault="001E6B53" w:rsidP="00106F15">
      <w:pPr>
        <w:jc w:val="left"/>
      </w:pPr>
    </w:p>
    <w:p w14:paraId="52B68451" w14:textId="07CDDAB4" w:rsidR="00E35E11" w:rsidRDefault="00BD1E86">
      <w:pPr>
        <w:pStyle w:val="Heading2"/>
        <w:numPr>
          <w:ilvl w:val="1"/>
          <w:numId w:val="2"/>
        </w:numPr>
      </w:pPr>
      <w:r>
        <w:lastRenderedPageBreak/>
        <w:t>Mô hình hóa các yếu tố sinh trắc</w:t>
      </w:r>
    </w:p>
    <w:p w14:paraId="3EFEF2FD" w14:textId="04E00AF6" w:rsidR="00E35E11" w:rsidRDefault="00BD1E86">
      <w:pPr>
        <w:pBdr>
          <w:top w:val="nil"/>
          <w:left w:val="nil"/>
          <w:bottom w:val="nil"/>
          <w:right w:val="nil"/>
          <w:between w:val="nil"/>
        </w:pBdr>
        <w:spacing w:line="228" w:lineRule="auto"/>
        <w:ind w:firstLine="288"/>
        <w:jc w:val="both"/>
        <w:rPr>
          <w:color w:val="000000"/>
        </w:rPr>
      </w:pPr>
      <w:r>
        <w:rPr>
          <w:color w:val="000000"/>
        </w:rPr>
        <w:t>Chỉ số BMI và cân nặng chuẩn W_ideal được tính theo chiều cao H (cm) và cân nặng W (kg):</w:t>
      </w:r>
    </w:p>
    <w:p w14:paraId="55BCAC66" w14:textId="788F8D17"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BMI=W/(H/100)</m:t>
            </m:r>
          </m:e>
          <m:sup>
            <m:r>
              <w:rPr>
                <w:rFonts w:ascii="Cambria Math" w:eastAsia="Cambria Math" w:hAnsi="Cambria Math" w:cs="Cambria Math"/>
                <w:color w:val="000000"/>
              </w:rPr>
              <m:t>2</m:t>
            </m:r>
          </m:sup>
        </m:sSup>
      </m:oMath>
      <w:r>
        <w:rPr>
          <w:rFonts w:ascii="Noto Sans Symbols" w:eastAsia="Noto Sans Symbols" w:hAnsi="Noto Sans Symbols" w:cs="Noto Sans Symbols"/>
          <w:color w:val="000000"/>
        </w:rPr>
        <w:tab/>
      </w:r>
      <w:r w:rsidR="002D6E78" w:rsidRPr="002D6E78">
        <w:rPr>
          <w:rFonts w:ascii="Symbol" w:hAnsi="Symbol"/>
        </w:rPr>
        <w:t></w:t>
      </w:r>
      <w:r w:rsidR="002D6E78" w:rsidRPr="002D6E78">
        <w:rPr>
          <w:rFonts w:ascii="Symbol" w:hAnsi="Symbol"/>
        </w:rPr>
        <w:t></w:t>
      </w:r>
      <w:r w:rsidR="002D6E78" w:rsidRPr="002D6E78">
        <w:rPr>
          <w:rFonts w:ascii="Symbol" w:hAnsi="Symbol"/>
        </w:rPr>
        <w:t></w:t>
      </w:r>
    </w:p>
    <w:p w14:paraId="422EB2C0" w14:textId="5F62AF97" w:rsidR="00E35E11" w:rsidRDefault="00BD1E86">
      <w:pPr>
        <w:pBdr>
          <w:top w:val="nil"/>
          <w:left w:val="nil"/>
          <w:bottom w:val="nil"/>
          <w:right w:val="nil"/>
          <w:between w:val="nil"/>
        </w:pBdr>
        <w:spacing w:line="228" w:lineRule="auto"/>
        <w:ind w:firstLine="288"/>
        <w:jc w:val="both"/>
        <w:rPr>
          <w:color w:val="000000"/>
        </w:rPr>
      </w:pPr>
      <w:r>
        <w:rPr>
          <w:color w:val="000000"/>
        </w:rPr>
        <w:t>Trong đó, cân nặng chuẩn hóa của người trưởng thành được tính bởi công thức:</w:t>
      </w:r>
    </w:p>
    <w:p w14:paraId="148C4698" w14:textId="339562DF"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m:oMath>
        <m:r>
          <w:rPr>
            <w:rFonts w:ascii="Cambria Math" w:eastAsia="Cambria Math" w:hAnsi="Cambria Math" w:cs="Cambria Math"/>
            <w:color w:val="000000"/>
          </w:rPr>
          <m:t>W = (H - 100) × 0.9</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647CFCB3" w14:textId="0B061D5D" w:rsidR="00E35E11" w:rsidRDefault="00BD1E86">
      <w:pPr>
        <w:pBdr>
          <w:top w:val="nil"/>
          <w:left w:val="nil"/>
          <w:bottom w:val="nil"/>
          <w:right w:val="nil"/>
          <w:between w:val="nil"/>
        </w:pBdr>
        <w:spacing w:line="228" w:lineRule="auto"/>
        <w:ind w:firstLine="288"/>
        <w:jc w:val="both"/>
        <w:rPr>
          <w:color w:val="000000"/>
        </w:rPr>
      </w:pPr>
      <w:r>
        <w:rPr>
          <w:color w:val="000000"/>
        </w:rPr>
        <w:t>Nhu cầu chuyển hóa cơ bản BMR được xác định theo phương trình Mifflin-St Jeor [11], với S = +5 cho Nam và S = −161 cho Nữ:</w:t>
      </w:r>
    </w:p>
    <w:p w14:paraId="29F743CF" w14:textId="0B2DD4E1"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m:oMath>
        <m:r>
          <w:rPr>
            <w:rFonts w:ascii="Cambria Math" w:eastAsia="Cambria Math" w:hAnsi="Cambria Math" w:cs="Cambria Math"/>
            <w:color w:val="000000"/>
          </w:rPr>
          <m:t>BMR = 10W + 6.25H - 5Age + S</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0DF11B71" w14:textId="0145D2EB" w:rsidR="00E35E11" w:rsidRDefault="00BD1E86">
      <w:pPr>
        <w:pBdr>
          <w:top w:val="nil"/>
          <w:left w:val="nil"/>
          <w:bottom w:val="nil"/>
          <w:right w:val="nil"/>
          <w:between w:val="nil"/>
        </w:pBdr>
        <w:spacing w:line="228" w:lineRule="auto"/>
        <w:ind w:firstLine="288"/>
        <w:jc w:val="both"/>
        <w:rPr>
          <w:color w:val="000000"/>
        </w:rPr>
      </w:pPr>
      <w:r>
        <w:rPr>
          <w:color w:val="000000"/>
        </w:rPr>
        <w:t>Tổng năng lượng hàng ngày được tính bởi:</w:t>
      </w:r>
    </w:p>
    <w:p w14:paraId="75B67D36" w14:textId="4807DFA9"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m:oMath>
        <m:r>
          <w:rPr>
            <w:rFonts w:ascii="Cambria Math" w:eastAsia="Cambria Math" w:hAnsi="Cambria Math" w:cs="Cambria Math"/>
            <w:color w:val="000000"/>
          </w:rPr>
          <m:t>TDEE = BMR × PAL</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74EE8589" w14:textId="77777777" w:rsidR="00E35E11" w:rsidRDefault="00BD1E86">
      <w:pPr>
        <w:pBdr>
          <w:top w:val="nil"/>
          <w:left w:val="nil"/>
          <w:bottom w:val="nil"/>
          <w:right w:val="nil"/>
          <w:between w:val="nil"/>
        </w:pBdr>
        <w:spacing w:line="228" w:lineRule="auto"/>
        <w:ind w:firstLine="288"/>
        <w:jc w:val="both"/>
        <w:rPr>
          <w:color w:val="000000"/>
        </w:rPr>
      </w:pPr>
      <w:r>
        <w:rPr>
          <w:color w:val="000000"/>
        </w:rPr>
        <w:t>Với PAL (Physical Activity Level) từ 1.2 đến 1.9. Cơ cấu đa lượng chuẩn cho bệnh nhân đái tháo đường được quy định:</w:t>
      </w:r>
    </w:p>
    <w:p w14:paraId="7D85E1F6" w14:textId="7E5A6F5D"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m:oMath>
        <m:r>
          <w:rPr>
            <w:rFonts w:ascii="Cambria Math" w:eastAsia="Cambria Math" w:hAnsi="Cambria Math" w:cs="Cambria Math"/>
            <w:color w:val="000000"/>
          </w:rPr>
          <m:t>P = W × pRatio</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143A8AB0" w14:textId="77777777" w:rsidR="00E35E11" w:rsidRDefault="00BD1E86">
      <w:pPr>
        <w:pBdr>
          <w:top w:val="nil"/>
          <w:left w:val="nil"/>
          <w:bottom w:val="nil"/>
          <w:right w:val="nil"/>
          <w:between w:val="nil"/>
        </w:pBdr>
        <w:spacing w:line="228" w:lineRule="auto"/>
        <w:ind w:firstLine="288"/>
        <w:jc w:val="both"/>
        <w:rPr>
          <w:color w:val="000000"/>
        </w:rPr>
      </w:pPr>
      <w:r>
        <w:rPr>
          <w:color w:val="000000"/>
        </w:rPr>
        <w:t>Với pRatio = 1.5 – 2.0 g/kg, chiếm 15% – 20% TDEE, ta có hàm lượng Lipit L:</w:t>
      </w:r>
    </w:p>
    <w:p w14:paraId="24E74034" w14:textId="2331F832"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m:oMath>
        <m:r>
          <w:rPr>
            <w:rFonts w:ascii="Cambria Math" w:eastAsia="Cambria Math" w:hAnsi="Cambria Math" w:cs="Cambria Math"/>
            <w:color w:val="000000"/>
          </w:rPr>
          <m:t>L = (TDEE × 0.25)/9</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5696E28E" w14:textId="77777777" w:rsidR="00E35E11" w:rsidRDefault="00BD1E86">
      <w:pPr>
        <w:pBdr>
          <w:top w:val="nil"/>
          <w:left w:val="nil"/>
          <w:bottom w:val="nil"/>
          <w:right w:val="nil"/>
          <w:between w:val="nil"/>
        </w:pBdr>
        <w:spacing w:line="228" w:lineRule="auto"/>
        <w:ind w:firstLine="288"/>
        <w:jc w:val="both"/>
        <w:rPr>
          <w:color w:val="000000"/>
        </w:rPr>
      </w:pPr>
      <w:r>
        <w:rPr>
          <w:color w:val="000000"/>
        </w:rPr>
        <w:t>Với L chiếm 25% TDEE, ưu tiên MUFA/PUFA (Monounsaturated Fatty Acids/Polyunsaturated Fatty Acids), lượng tinh bột C (Carb) được xác định:</w:t>
      </w:r>
    </w:p>
    <w:p w14:paraId="757E4F5A" w14:textId="3E38417A"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m:oMath>
        <m:r>
          <w:rPr>
            <w:rFonts w:ascii="Cambria Math" w:eastAsia="Cambria Math" w:hAnsi="Cambria Math" w:cs="Cambria Math"/>
            <w:color w:val="000000"/>
          </w:rPr>
          <m:t>C = (TDEE - (P × 4 + L × 9))/4</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09B733DF" w14:textId="77777777" w:rsidR="00E35E11" w:rsidRDefault="00BD1E86">
      <w:pPr>
        <w:pBdr>
          <w:top w:val="nil"/>
          <w:left w:val="nil"/>
          <w:bottom w:val="nil"/>
          <w:right w:val="nil"/>
          <w:between w:val="nil"/>
        </w:pBdr>
        <w:spacing w:line="228" w:lineRule="auto"/>
        <w:ind w:firstLine="288"/>
        <w:jc w:val="both"/>
        <w:rPr>
          <w:color w:val="000000"/>
        </w:rPr>
      </w:pPr>
      <w:r>
        <w:rPr>
          <w:color w:val="000000"/>
        </w:rPr>
        <w:t xml:space="preserve">Kêt quả C chiếm 50%–55% TDEE, ưu tiên chọn tinh bột GI thấp giàu chất xơ. </w:t>
      </w:r>
    </w:p>
    <w:p w14:paraId="544DB55F" w14:textId="77777777" w:rsidR="00E35E11" w:rsidRDefault="00BD1E86">
      <w:pPr>
        <w:pBdr>
          <w:top w:val="nil"/>
          <w:left w:val="nil"/>
          <w:bottom w:val="nil"/>
          <w:right w:val="nil"/>
          <w:between w:val="nil"/>
        </w:pBdr>
        <w:spacing w:line="228" w:lineRule="auto"/>
        <w:ind w:firstLine="288"/>
        <w:jc w:val="both"/>
        <w:rPr>
          <w:color w:val="000000"/>
        </w:rPr>
      </w:pPr>
      <w:r>
        <w:rPr>
          <w:color w:val="000000"/>
        </w:rPr>
        <w:t>Mặt khác, CSDL FCDB [12] được nhóm nghiên cứu số hóa thành 621 bản ghi thực phẩm Việt Nam (food_data.json) với đầy đủ thông số năng lượng, protid, lipid và glucid trên 100g, để tham chiếu cho RAG framework.</w:t>
      </w:r>
    </w:p>
    <w:p w14:paraId="4433E2AA" w14:textId="6D94E0F0" w:rsidR="00E35E11" w:rsidRDefault="00BD1E86">
      <w:pPr>
        <w:pStyle w:val="Heading2"/>
        <w:numPr>
          <w:ilvl w:val="1"/>
          <w:numId w:val="2"/>
        </w:numPr>
      </w:pPr>
      <w:r>
        <w:t xml:space="preserve">Cơ chế Kiểm duyệt </w:t>
      </w:r>
      <w:r w:rsidR="00C755C4">
        <w:t>khi đề xuất</w:t>
      </w:r>
    </w:p>
    <w:p w14:paraId="158B75D8" w14:textId="77777777" w:rsidR="00E35E11" w:rsidRDefault="00BD1E86">
      <w:pPr>
        <w:pBdr>
          <w:top w:val="nil"/>
          <w:left w:val="nil"/>
          <w:bottom w:val="nil"/>
          <w:right w:val="nil"/>
          <w:between w:val="nil"/>
        </w:pBdr>
        <w:spacing w:line="228" w:lineRule="auto"/>
        <w:ind w:firstLine="288"/>
        <w:jc w:val="both"/>
        <w:rPr>
          <w:color w:val="000000"/>
        </w:rPr>
      </w:pPr>
      <w:r>
        <w:rPr>
          <w:color w:val="000000"/>
        </w:rPr>
        <w:t xml:space="preserve">An toàn dinh dưỡng được bảo đảm qua hai lớp chốt chặn: Lớp 1 (Rule-based) quét tập từ khóa cấm C_diab = {'đường', 'kẹo', 'nước ngọt', 'bánh mì trắng', 'mật ong', 'chè', 'sữa đặc', …}, chỉ kích hoạt vi phạm khi dòng chứa từ khóa thuộc cấu trúc bữa ăn và không đi kèm tiền tố phủ định ('tránh', 'không', 'cấm'). Lớp 2 (AI Verification) ngầm ẩn gọi Groq API với </w:t>
      </w:r>
      <w:r>
        <w:rPr>
          <w:color w:val="000000"/>
        </w:rPr>
        <w:t>hệ số nhiệt thấp tau = 0.1 và max_tokens = 100, chỉ trả về 'SAFE' nếu an toàn hoặc phát cảnh báo y khoa dưới 30 từ, giúp bẫy bắt các món ăn chế biến tiềm ẩn đường, như thịt kho nước hàng hay nước sốt ngọt,…</w:t>
      </w:r>
    </w:p>
    <w:p w14:paraId="5340CF98" w14:textId="77777777" w:rsidR="00C755C4" w:rsidRDefault="00C755C4">
      <w:pPr>
        <w:pBdr>
          <w:top w:val="nil"/>
          <w:left w:val="nil"/>
          <w:bottom w:val="nil"/>
          <w:right w:val="nil"/>
          <w:between w:val="nil"/>
        </w:pBdr>
        <w:spacing w:line="228" w:lineRule="auto"/>
        <w:ind w:firstLine="288"/>
        <w:jc w:val="both"/>
        <w:rPr>
          <w:color w:val="000000"/>
        </w:rPr>
      </w:pPr>
    </w:p>
    <w:p w14:paraId="2998B4C2" w14:textId="77777777" w:rsidR="00C755C4" w:rsidRDefault="00C755C4" w:rsidP="00C755C4">
      <w:pPr>
        <w:keepNext/>
        <w:pBdr>
          <w:top w:val="nil"/>
          <w:left w:val="nil"/>
          <w:bottom w:val="nil"/>
          <w:right w:val="nil"/>
          <w:between w:val="nil"/>
        </w:pBdr>
        <w:spacing w:line="228" w:lineRule="auto"/>
        <w:ind w:firstLine="288"/>
        <w:jc w:val="both"/>
      </w:pPr>
      <w:r w:rsidRPr="00C755C4">
        <w:rPr>
          <w:noProof/>
          <w:color w:val="000000"/>
          <w:lang w:val="en-US"/>
        </w:rPr>
        <w:drawing>
          <wp:inline distT="0" distB="0" distL="0" distR="0" wp14:anchorId="76741AB3" wp14:editId="2E38E3A4">
            <wp:extent cx="2561590" cy="2616835"/>
            <wp:effectExtent l="0" t="0" r="0" b="0"/>
            <wp:docPr id="42526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5878" name=""/>
                    <pic:cNvPicPr/>
                  </pic:nvPicPr>
                  <pic:blipFill>
                    <a:blip r:embed="rId11"/>
                    <a:stretch>
                      <a:fillRect/>
                    </a:stretch>
                  </pic:blipFill>
                  <pic:spPr>
                    <a:xfrm>
                      <a:off x="0" y="0"/>
                      <a:ext cx="2561590" cy="2616835"/>
                    </a:xfrm>
                    <a:prstGeom prst="rect">
                      <a:avLst/>
                    </a:prstGeom>
                  </pic:spPr>
                </pic:pic>
              </a:graphicData>
            </a:graphic>
          </wp:inline>
        </w:drawing>
      </w:r>
    </w:p>
    <w:p w14:paraId="2C30598A" w14:textId="42BEDB35" w:rsidR="00C755C4" w:rsidRPr="00BC2D47" w:rsidRDefault="00C755C4" w:rsidP="00C755C4">
      <w:pPr>
        <w:pStyle w:val="Caption"/>
        <w:jc w:val="both"/>
        <w:rPr>
          <w:color w:val="000000"/>
          <w:sz w:val="16"/>
          <w:szCs w:val="16"/>
        </w:rPr>
      </w:pPr>
      <w:r w:rsidRPr="00BC2D47">
        <w:rPr>
          <w:sz w:val="16"/>
          <w:szCs w:val="16"/>
        </w:rPr>
        <w:t xml:space="preserve">Hình </w:t>
      </w:r>
      <w:r w:rsidRPr="00BC2D47">
        <w:rPr>
          <w:sz w:val="16"/>
          <w:szCs w:val="16"/>
        </w:rPr>
        <w:fldChar w:fldCharType="begin"/>
      </w:r>
      <w:r w:rsidRPr="00BC2D47">
        <w:rPr>
          <w:sz w:val="16"/>
          <w:szCs w:val="16"/>
        </w:rPr>
        <w:instrText xml:space="preserve"> SEQ Hình \* ARABIC </w:instrText>
      </w:r>
      <w:r w:rsidRPr="00BC2D47">
        <w:rPr>
          <w:sz w:val="16"/>
          <w:szCs w:val="16"/>
        </w:rPr>
        <w:fldChar w:fldCharType="separate"/>
      </w:r>
      <w:r w:rsidRPr="00BC2D47">
        <w:rPr>
          <w:noProof/>
          <w:sz w:val="16"/>
          <w:szCs w:val="16"/>
        </w:rPr>
        <w:t>2</w:t>
      </w:r>
      <w:r w:rsidRPr="00BC2D47">
        <w:rPr>
          <w:sz w:val="16"/>
          <w:szCs w:val="16"/>
        </w:rPr>
        <w:fldChar w:fldCharType="end"/>
      </w:r>
      <w:r w:rsidRPr="00BC2D47">
        <w:rPr>
          <w:noProof/>
          <w:sz w:val="16"/>
          <w:szCs w:val="16"/>
        </w:rPr>
        <w:t xml:space="preserve"> minh họa đầu ra hoàn chỉnh của một câu truy vấn có thành phần cấm</w:t>
      </w:r>
    </w:p>
    <w:p w14:paraId="22348A08" w14:textId="6CEA864A" w:rsidR="00E35E11" w:rsidRDefault="00BD1E86">
      <w:pPr>
        <w:pStyle w:val="Heading2"/>
        <w:numPr>
          <w:ilvl w:val="1"/>
          <w:numId w:val="2"/>
        </w:numPr>
      </w:pPr>
      <w:r>
        <w:t xml:space="preserve">Thuật toán Tối ưu hóa </w:t>
      </w:r>
      <w:r w:rsidR="007E7321">
        <w:t>Phản thực</w:t>
      </w:r>
    </w:p>
    <w:p w14:paraId="54A00EFA" w14:textId="249FE48A" w:rsidR="00E35E11" w:rsidRDefault="00BD1E86">
      <w:pPr>
        <w:pBdr>
          <w:top w:val="nil"/>
          <w:left w:val="nil"/>
          <w:bottom w:val="nil"/>
          <w:right w:val="nil"/>
          <w:between w:val="nil"/>
        </w:pBdr>
        <w:spacing w:line="228" w:lineRule="auto"/>
        <w:ind w:firstLine="288"/>
        <w:jc w:val="both"/>
        <w:rPr>
          <w:color w:val="000000"/>
        </w:rPr>
      </w:pPr>
      <w:r>
        <w:rPr>
          <w:color w:val="000000"/>
        </w:rPr>
        <w:t xml:space="preserve">Hệ thống đặt mục tiêu giải bài toán tối ưu hóa </w:t>
      </w:r>
      <w:r w:rsidR="007E7321">
        <w:rPr>
          <w:color w:val="000000"/>
        </w:rPr>
        <w:t>phản thực</w:t>
      </w:r>
      <w:r>
        <w:rPr>
          <w:color w:val="000000"/>
        </w:rPr>
        <w:t>:</w:t>
      </w:r>
    </w:p>
    <w:p w14:paraId="1B6B5DE5" w14:textId="77777777" w:rsidR="00E35E11" w:rsidRDefault="00E35E11">
      <w:pPr>
        <w:pBdr>
          <w:top w:val="nil"/>
          <w:left w:val="nil"/>
          <w:bottom w:val="nil"/>
          <w:right w:val="nil"/>
          <w:between w:val="nil"/>
        </w:pBdr>
        <w:spacing w:line="228" w:lineRule="auto"/>
        <w:ind w:firstLine="288"/>
        <w:jc w:val="both"/>
        <w:rPr>
          <w:color w:val="000000"/>
        </w:rPr>
      </w:pPr>
    </w:p>
    <w:p w14:paraId="00FDE234" w14:textId="77777777" w:rsidR="00E35E11" w:rsidRDefault="00BD1E86">
      <w:pPr>
        <w:pBdr>
          <w:top w:val="nil"/>
          <w:left w:val="nil"/>
          <w:bottom w:val="nil"/>
          <w:right w:val="nil"/>
          <w:between w:val="nil"/>
        </w:pBdr>
        <w:spacing w:line="228" w:lineRule="auto"/>
        <w:jc w:val="both"/>
        <w:rPr>
          <w:color w:val="000000"/>
        </w:rPr>
      </w:pPr>
      <m:oMath>
        <m:r>
          <w:rPr>
            <w:rFonts w:ascii="Cambria Math" w:eastAsia="Cambria Math" w:hAnsi="Cambria Math" w:cs="Cambria Math"/>
            <w:color w:val="000000"/>
          </w:rPr>
          <m:t>min{x'}{||x'-x||+λ₁|E(x')-E|+λ₂GL(x')}</m:t>
        </m:r>
      </m:oMath>
      <w:r w:rsidRPr="002D6E78">
        <w:rPr>
          <w:rFonts w:ascii="Symbol" w:hAnsi="Symbol"/>
          <w:color w:val="000000"/>
        </w:rPr>
        <w:t></w:t>
      </w:r>
      <w:r w:rsidRPr="002D6E78">
        <w:rPr>
          <w:rFonts w:ascii="Symbol" w:hAnsi="Symbol"/>
          <w:color w:val="000000"/>
        </w:rPr>
        <w:t></w:t>
      </w:r>
      <w:r w:rsidRPr="002D6E78">
        <w:rPr>
          <w:rFonts w:ascii="Symbol" w:hAnsi="Symbol"/>
          <w:color w:val="000000"/>
        </w:rPr>
        <w:t></w:t>
      </w:r>
    </w:p>
    <w:p w14:paraId="26DB875C" w14:textId="77777777" w:rsidR="00E35E11" w:rsidRDefault="00E35E11">
      <w:pPr>
        <w:pBdr>
          <w:top w:val="nil"/>
          <w:left w:val="nil"/>
          <w:bottom w:val="nil"/>
          <w:right w:val="nil"/>
          <w:between w:val="nil"/>
        </w:pBdr>
        <w:spacing w:line="228" w:lineRule="auto"/>
        <w:ind w:firstLine="288"/>
        <w:jc w:val="both"/>
        <w:rPr>
          <w:color w:val="000000"/>
        </w:rPr>
      </w:pPr>
    </w:p>
    <w:p w14:paraId="4EE49D2E" w14:textId="77777777" w:rsidR="00E35E11" w:rsidRDefault="00BD1E86">
      <w:pPr>
        <w:pBdr>
          <w:top w:val="nil"/>
          <w:left w:val="nil"/>
          <w:bottom w:val="nil"/>
          <w:right w:val="nil"/>
          <w:between w:val="nil"/>
        </w:pBdr>
        <w:spacing w:line="228" w:lineRule="auto"/>
        <w:ind w:firstLine="288"/>
        <w:jc w:val="both"/>
        <w:rPr>
          <w:color w:val="000000"/>
        </w:rPr>
      </w:pPr>
      <w:r>
        <w:rPr>
          <w:color w:val="000000"/>
        </w:rPr>
        <w:t>Ràng buộc x’ không chứa thực phẩm cấm và hàm tải lượng đường huyết GL(x’) không vượt quá ngưỡng an toàn, λ1, λ2 là các trọng số năng lượng và tải lượng đường huyết, ta có tổng tải lượng đường huyết một khẩu phần:</w:t>
      </w:r>
    </w:p>
    <w:p w14:paraId="336EBB00" w14:textId="6723E977"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m:oMath>
        <m:r>
          <w:rPr>
            <w:rFonts w:ascii="Cambria Math" w:eastAsia="Cambria Math" w:hAnsi="Cambria Math" w:cs="Cambria Math"/>
            <w:color w:val="000000"/>
          </w:rPr>
          <m:t xml:space="preserve">GL(x') = Σ_i (GI_i × C_i / 100) </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3A08C385" w14:textId="77777777" w:rsidR="00E35E11" w:rsidRDefault="00BD1E86">
      <w:pPr>
        <w:pBdr>
          <w:top w:val="nil"/>
          <w:left w:val="nil"/>
          <w:bottom w:val="nil"/>
          <w:right w:val="nil"/>
          <w:between w:val="nil"/>
        </w:pBdr>
        <w:spacing w:line="228" w:lineRule="auto"/>
        <w:ind w:firstLine="288"/>
        <w:jc w:val="both"/>
        <w:rPr>
          <w:color w:val="000000"/>
        </w:rPr>
      </w:pPr>
      <w:r>
        <w:rPr>
          <w:color w:val="000000"/>
        </w:rPr>
        <w:t>Khi phát hiện món nguy cơ cao, hệ thống tự động thay thế bằng nguyên liệu bản địa GI thấp (ví dụ: xôi nếp/cơm trắng thay bằng gạo lứt, khoai lang luộc; nước ngọt thay bằng trà xanh, …) và cân đối lại khối lượng để sai lệch năng lượng E (Energy) thỏa:</w:t>
      </w:r>
    </w:p>
    <w:p w14:paraId="7D419AF5" w14:textId="21940E6D" w:rsidR="00E35E11" w:rsidRDefault="00BD1E86">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m:oMath>
        <m:r>
          <w:rPr>
            <w:rFonts w:ascii="Cambria Math" w:eastAsia="Cambria Math" w:hAnsi="Cambria Math" w:cs="Cambria Math"/>
            <w:color w:val="000000"/>
          </w:rPr>
          <m:t>|E(x') - E_target| &lt; 50 Kcal</m:t>
        </m:r>
      </m:oMath>
      <w:r>
        <w:rPr>
          <w:rFonts w:ascii="Noto Sans Symbols" w:eastAsia="Noto Sans Symbols" w:hAnsi="Noto Sans Symbols" w:cs="Noto Sans Symbols"/>
          <w:color w:val="000000"/>
        </w:rPr>
        <w:tab/>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r w:rsidR="002D6E78" w:rsidRPr="002D6E78">
        <w:rPr>
          <w:rFonts w:ascii="Symbol" w:eastAsia="Noto Sans Symbols" w:hAnsi="Symbol" w:cs="Noto Sans Symbols"/>
          <w:color w:val="000000"/>
        </w:rPr>
        <w:t></w:t>
      </w:r>
    </w:p>
    <w:p w14:paraId="58E29A72" w14:textId="77777777" w:rsidR="00E35E11" w:rsidRDefault="00BD1E86">
      <w:pPr>
        <w:pStyle w:val="Heading2"/>
        <w:numPr>
          <w:ilvl w:val="1"/>
          <w:numId w:val="2"/>
        </w:numPr>
      </w:pPr>
      <w:r>
        <w:t>Quản trị Trạng thái, Lập lịch tự động, Xuất Bệnh án</w:t>
      </w:r>
    </w:p>
    <w:p w14:paraId="77B2F5F3" w14:textId="65FCBA74" w:rsidR="00BC2D47" w:rsidRDefault="00BD1E86">
      <w:pPr>
        <w:pBdr>
          <w:top w:val="nil"/>
          <w:left w:val="nil"/>
          <w:bottom w:val="nil"/>
          <w:right w:val="nil"/>
          <w:between w:val="nil"/>
        </w:pBdr>
        <w:spacing w:line="228" w:lineRule="auto"/>
        <w:ind w:firstLine="288"/>
        <w:jc w:val="both"/>
        <w:rPr>
          <w:color w:val="000000"/>
        </w:rPr>
      </w:pPr>
      <w:r>
        <w:rPr>
          <w:color w:val="000000"/>
        </w:rPr>
        <w:t>Hệ thống tích hợp CSDL phân tán TiDB Cloud MySQL (bảng users và schedules), tự động hóa gửi email nhắc nhở theo 3 bữa ăn bệnh viện qua node-</w:t>
      </w:r>
      <w:r>
        <w:rPr>
          <w:color w:val="000000"/>
        </w:rPr>
        <w:lastRenderedPageBreak/>
        <w:t>cron và nodemailer, đồng thời hỗ trợ xuất bệnh án dinh dưỡng phục vụ công tác hội chẩn lâm sàng.</w:t>
      </w:r>
    </w:p>
    <w:p w14:paraId="6218CBC4" w14:textId="77777777" w:rsidR="00E35E11" w:rsidRDefault="00BD1E86">
      <w:pPr>
        <w:pStyle w:val="Heading1"/>
        <w:numPr>
          <w:ilvl w:val="0"/>
          <w:numId w:val="1"/>
        </w:numPr>
      </w:pPr>
      <w:r>
        <w:t>THỰC NGHIỆM - KẾT QUẢ</w:t>
      </w:r>
    </w:p>
    <w:p w14:paraId="6C4E0D78" w14:textId="1B0030FD" w:rsidR="00E35E11" w:rsidRDefault="00BD1E86" w:rsidP="00CE5CE8">
      <w:pPr>
        <w:ind w:firstLine="288"/>
        <w:jc w:val="both"/>
        <w:rPr>
          <w:color w:val="000000"/>
          <w:sz w:val="16"/>
          <w:szCs w:val="16"/>
        </w:rPr>
      </w:pPr>
      <w:r>
        <w:t>Thực nghiệm được triển khai trên máy chủ Node.js v20 LTS, cơ sở dữ liệu phân tán TiDB Cloud và hạ tầng suy luận Groq LPU với mô hình OpenAI GPT-OSS-120B. Nhằm bảo đảm tính truy vết và khả năng tái lập, toàn bộ dữ liệu thô được lưu có cấu trúc trên TiDB Cloud: bảng exp_scenarios chứa 50 hồ sơ kịch bản kèm đáp án đúng, exp_runs chứa từng lượt sinh thực đơn kèm phản hồi nguyên văn của mô hình, exp_stat_tests chứa kết quả từng kiểm định thống kê.</w:t>
      </w:r>
    </w:p>
    <w:p w14:paraId="0967AAAF" w14:textId="77777777" w:rsidR="00E35E11" w:rsidRDefault="00BD1E86" w:rsidP="00655B9D">
      <w:pPr>
        <w:pStyle w:val="Heading2"/>
        <w:numPr>
          <w:ilvl w:val="1"/>
          <w:numId w:val="8"/>
        </w:numPr>
      </w:pPr>
      <w:r>
        <w:t>Thiết kế Thực nghiệm</w:t>
      </w:r>
    </w:p>
    <w:p w14:paraId="690BB93D" w14:textId="15B13720" w:rsidR="00E35E11" w:rsidRDefault="00BD1E86">
      <w:pPr>
        <w:pStyle w:val="Heading3"/>
      </w:pPr>
      <w:r>
        <w:t xml:space="preserve">1) </w:t>
      </w:r>
      <w:r w:rsidR="007F1A87" w:rsidRPr="007F1A87">
        <w:t>Sinh kịch bản lâm sàng tổng hợp, tập báo cáo và tiêu chí xác lập đáp án đúng</w:t>
      </w:r>
    </w:p>
    <w:p w14:paraId="7B71541F" w14:textId="35B52A05" w:rsidR="0032229A" w:rsidRDefault="007F1A87" w:rsidP="00DE5039">
      <w:pPr>
        <w:ind w:firstLine="288"/>
        <w:jc w:val="both"/>
        <w:rPr>
          <w:lang w:val="en-US"/>
        </w:rPr>
      </w:pPr>
      <w:r w:rsidRPr="007F1A87">
        <w:rPr>
          <w:lang w:val="en-US"/>
        </w:rPr>
        <w:t xml:space="preserve">Do ràng buộc về đạo đức </w:t>
      </w:r>
      <w:r w:rsidRPr="00655B9D">
        <w:t>nghiên</w:t>
      </w:r>
      <w:r w:rsidRPr="007F1A87">
        <w:rPr>
          <w:lang w:val="en-US"/>
        </w:rPr>
        <w:t xml:space="preserve"> cứu và bảo mật dữ liệu bệnh nhân, nhóm nghiên cứu sử dụng kỹ thuật sinh hồ sơ lâm sàng tổng hợp (</w:t>
      </w:r>
      <w:r w:rsidRPr="007F1A87">
        <w:rPr>
          <w:i/>
          <w:iCs/>
          <w:lang w:val="en-US"/>
        </w:rPr>
        <w:t>synthetic clinical vignettes</w:t>
      </w:r>
      <w:r w:rsidRPr="007F1A87">
        <w:rPr>
          <w:lang w:val="en-US"/>
        </w:rPr>
        <w:t>). Bộ sinh tạo ra một kho 50 hồ sơ bằng bộ sinh số giả ngẫu nhiên tất định với </w:t>
      </w:r>
      <w:r w:rsidR="00655B9D">
        <w:rPr>
          <w:lang w:val="en-US"/>
        </w:rPr>
        <w:t>seed</w:t>
      </w:r>
      <w:r w:rsidRPr="007F1A87">
        <w:rPr>
          <w:lang w:val="en-US"/>
        </w:rPr>
        <w:t xml:space="preserve"> cố định</w:t>
      </w:r>
      <w:r w:rsidR="00655B9D">
        <w:rPr>
          <w:lang w:val="en-US"/>
        </w:rPr>
        <w:t>,</w:t>
      </w:r>
      <w:r w:rsidRPr="007F1A87">
        <w:rPr>
          <w:lang w:val="en-US"/>
        </w:rPr>
        <w:t xml:space="preserve"> nhờ đó mọi lần chạy lại đều tái tạo chính xác cùng</w:t>
      </w:r>
      <w:r w:rsidR="00DE5039">
        <w:rPr>
          <w:lang w:val="en-US"/>
        </w:rPr>
        <w:t xml:space="preserve"> </w:t>
      </w:r>
      <w:r w:rsidRPr="007F1A87">
        <w:rPr>
          <w:lang w:val="en-US"/>
        </w:rPr>
        <w:t>tập kịch bản, cho phép hội đồng</w:t>
      </w:r>
      <w:r w:rsidR="00DE5039">
        <w:rPr>
          <w:lang w:val="en-US"/>
        </w:rPr>
        <w:t xml:space="preserve"> y đức</w:t>
      </w:r>
      <w:r w:rsidRPr="007F1A87">
        <w:rPr>
          <w:lang w:val="en-US"/>
        </w:rPr>
        <w:t xml:space="preserve"> và các nhóm nghiên cứu khác kiểm chứng độc lập. </w:t>
      </w:r>
    </w:p>
    <w:p w14:paraId="02903D40" w14:textId="36890571" w:rsidR="0032229A" w:rsidRPr="0032229A" w:rsidRDefault="0032229A" w:rsidP="0032229A">
      <w:pPr>
        <w:pStyle w:val="Heading3"/>
        <w:rPr>
          <w:lang w:val="en-US"/>
        </w:rPr>
      </w:pPr>
      <w:r w:rsidRPr="0032229A">
        <w:t xml:space="preserve">2) </w:t>
      </w:r>
      <w:r w:rsidRPr="0032229A">
        <w:rPr>
          <w:lang w:val="en-US"/>
        </w:rPr>
        <w:t>Cấu hình đối chứng, tham số sinh và tổng hợp kết quả</w:t>
      </w:r>
    </w:p>
    <w:p w14:paraId="286B6629" w14:textId="38A4D6FE" w:rsidR="0032229A" w:rsidRPr="0032229A" w:rsidRDefault="0032229A" w:rsidP="00E676F7">
      <w:pPr>
        <w:ind w:firstLine="288"/>
        <w:jc w:val="both"/>
        <w:rPr>
          <w:lang w:val="en-US"/>
        </w:rPr>
      </w:pPr>
      <w:r w:rsidRPr="0032229A">
        <w:rPr>
          <w:lang w:val="en-US"/>
        </w:rPr>
        <w:t>Thiết kế đối chứng. Hai nhánh</w:t>
      </w:r>
      <w:r w:rsidR="00485128">
        <w:rPr>
          <w:lang w:val="en-US"/>
        </w:rPr>
        <w:t xml:space="preserve"> </w:t>
      </w:r>
      <w:r w:rsidR="00485128" w:rsidRPr="0032229A">
        <w:rPr>
          <w:lang w:val="en-US"/>
        </w:rPr>
        <w:t>Baseline </w:t>
      </w:r>
      <w:r w:rsidR="00485128">
        <w:rPr>
          <w:lang w:val="en-US"/>
        </w:rPr>
        <w:t>và</w:t>
      </w:r>
      <w:r w:rsidRPr="0032229A">
        <w:rPr>
          <w:lang w:val="en-US"/>
        </w:rPr>
        <w:t xml:space="preserve"> </w:t>
      </w:r>
      <w:r w:rsidR="00485128" w:rsidRPr="0032229A">
        <w:rPr>
          <w:lang w:val="en-US"/>
        </w:rPr>
        <w:t>NutriAI </w:t>
      </w:r>
      <w:r w:rsidRPr="0032229A">
        <w:rPr>
          <w:lang w:val="en-US"/>
        </w:rPr>
        <w:t xml:space="preserve">chạy trên cùng </w:t>
      </w:r>
      <w:r w:rsidR="00E676F7">
        <w:rPr>
          <w:lang w:val="en-US"/>
        </w:rPr>
        <w:t xml:space="preserve">tập </w:t>
      </w:r>
      <w:r w:rsidRPr="0032229A">
        <w:rPr>
          <w:lang w:val="en-US"/>
        </w:rPr>
        <w:t xml:space="preserve">kịch bản; biến độc lập duy nhất là lượng thông tin đưa vào prompt, còn mô hình, tham số sinh, định dạng đầu ra, quy trình bóc tách và quy tắc chấm điểm đều giữ nguyên. Nhánh Baseline chỉ nhận hồ sơ bệnh nhân </w:t>
      </w:r>
      <w:r w:rsidR="00485128">
        <w:rPr>
          <w:lang w:val="en-US"/>
        </w:rPr>
        <w:t>với các đặc trưng: G</w:t>
      </w:r>
      <w:r w:rsidRPr="0032229A">
        <w:rPr>
          <w:lang w:val="en-US"/>
        </w:rPr>
        <w:t>iới tính, tuổi, chiều cao, cân nặng, bệnh lý, PAL</w:t>
      </w:r>
      <w:r w:rsidR="00485128">
        <w:rPr>
          <w:lang w:val="en-US"/>
        </w:rPr>
        <w:t>,</w:t>
      </w:r>
      <w:r w:rsidRPr="0032229A">
        <w:rPr>
          <w:lang w:val="en-US"/>
        </w:rPr>
        <w:t xml:space="preserve"> không </w:t>
      </w:r>
      <w:r w:rsidR="00485128">
        <w:rPr>
          <w:lang w:val="en-US"/>
        </w:rPr>
        <w:t xml:space="preserve">áp dụng </w:t>
      </w:r>
      <w:r w:rsidRPr="0032229A">
        <w:rPr>
          <w:lang w:val="en-US"/>
        </w:rPr>
        <w:t>TDEE, không đa lượng</w:t>
      </w:r>
      <w:r w:rsidR="00485128">
        <w:rPr>
          <w:lang w:val="en-US"/>
        </w:rPr>
        <w:t xml:space="preserve"> ADA</w:t>
      </w:r>
      <w:r w:rsidRPr="0032229A">
        <w:rPr>
          <w:lang w:val="en-US"/>
        </w:rPr>
        <w:t>, không truy xuất FCDB, không luật an toàn y khoa. Nhánh NutriAI nhận thêm</w:t>
      </w:r>
      <w:r w:rsidR="000A1079">
        <w:rPr>
          <w:lang w:val="en-US"/>
        </w:rPr>
        <w:t>:</w:t>
      </w:r>
      <w:r w:rsidRPr="0032229A">
        <w:rPr>
          <w:lang w:val="en-US"/>
        </w:rPr>
        <w:t xml:space="preserve"> (i) </w:t>
      </w:r>
      <w:r w:rsidR="000A1079">
        <w:rPr>
          <w:lang w:val="en-US"/>
        </w:rPr>
        <w:t xml:space="preserve">Thông số </w:t>
      </w:r>
      <w:r w:rsidRPr="0032229A">
        <w:rPr>
          <w:lang w:val="en-US"/>
        </w:rPr>
        <w:t xml:space="preserve">năng lượng và đa lượng </w:t>
      </w:r>
      <w:r w:rsidR="000A1079">
        <w:rPr>
          <w:lang w:val="en-US"/>
        </w:rPr>
        <w:t xml:space="preserve">ADA được tính </w:t>
      </w:r>
      <w:r w:rsidRPr="0032229A">
        <w:rPr>
          <w:lang w:val="en-US"/>
        </w:rPr>
        <w:t>t</w:t>
      </w:r>
      <w:r w:rsidR="000A1079">
        <w:rPr>
          <w:lang w:val="en-US"/>
        </w:rPr>
        <w:t>ừ công thức (4)–(7);</w:t>
      </w:r>
      <w:r w:rsidRPr="0032229A">
        <w:rPr>
          <w:lang w:val="en-US"/>
        </w:rPr>
        <w:t xml:space="preserve"> (ii)</w:t>
      </w:r>
      <w:r w:rsidR="000A1079">
        <w:rPr>
          <w:lang w:val="en-US"/>
        </w:rPr>
        <w:t>:</w:t>
      </w:r>
      <w:r w:rsidRPr="0032229A">
        <w:rPr>
          <w:lang w:val="en-US"/>
        </w:rPr>
        <w:t xml:space="preserve"> </w:t>
      </w:r>
      <w:r w:rsidR="000A1079">
        <w:rPr>
          <w:lang w:val="en-US"/>
        </w:rPr>
        <w:t>D</w:t>
      </w:r>
      <w:r w:rsidRPr="0032229A">
        <w:rPr>
          <w:lang w:val="en-US"/>
        </w:rPr>
        <w:t xml:space="preserve">anh mục thực phẩm bản địa truy xuất từ FCDB theo RAG, cân đối tinh bột – đạm – rau quả và ưu tiên món có chỉ số đường huyết thấp; (iii) </w:t>
      </w:r>
      <w:r w:rsidR="000A1079">
        <w:rPr>
          <w:lang w:val="en-US"/>
        </w:rPr>
        <w:t>D</w:t>
      </w:r>
      <w:r w:rsidRPr="0032229A">
        <w:rPr>
          <w:lang w:val="en-US"/>
        </w:rPr>
        <w:t>anh mục chống chỉ định của Guardrail Lớp 1. Việc giữ nguyên định dạng đầu ra ở cả hai nhánh là có chủ đích.</w:t>
      </w:r>
    </w:p>
    <w:p w14:paraId="5B69C1F4" w14:textId="77777777" w:rsidR="00E35E11" w:rsidRDefault="00BD1E86">
      <w:pPr>
        <w:pStyle w:val="Heading2"/>
        <w:numPr>
          <w:ilvl w:val="1"/>
          <w:numId w:val="2"/>
        </w:numPr>
      </w:pPr>
      <w:r>
        <w:t>Đặc tính Dinh dưỡng Bộ dữ liệu thực phẩm Việt Nam</w:t>
      </w:r>
    </w:p>
    <w:p w14:paraId="03429845" w14:textId="77777777" w:rsidR="00E35E11" w:rsidRDefault="00BD1E86">
      <w:pPr>
        <w:pBdr>
          <w:top w:val="nil"/>
          <w:left w:val="nil"/>
          <w:bottom w:val="nil"/>
          <w:right w:val="nil"/>
          <w:between w:val="nil"/>
        </w:pBdr>
        <w:spacing w:line="228" w:lineRule="auto"/>
        <w:ind w:firstLine="288"/>
        <w:jc w:val="both"/>
        <w:rPr>
          <w:color w:val="000000"/>
        </w:rPr>
      </w:pPr>
      <w:r>
        <w:rPr>
          <w:color w:val="000000"/>
        </w:rPr>
        <w:t>Phân tích thống kê 621 thực phẩm trong CSDL FCDB được tổng hợp tại Table 1.</w:t>
      </w:r>
    </w:p>
    <w:p w14:paraId="2CD82E63" w14:textId="77777777" w:rsidR="00E35E11" w:rsidRDefault="00BD1E86">
      <w:pPr>
        <w:numPr>
          <w:ilvl w:val="0"/>
          <w:numId w:val="5"/>
        </w:numPr>
        <w:pBdr>
          <w:top w:val="nil"/>
          <w:left w:val="nil"/>
          <w:bottom w:val="nil"/>
          <w:right w:val="nil"/>
          <w:between w:val="nil"/>
        </w:pBdr>
        <w:spacing w:before="240" w:after="120" w:line="216" w:lineRule="auto"/>
        <w:rPr>
          <w:smallCaps/>
          <w:color w:val="000000"/>
        </w:rPr>
      </w:pPr>
      <w:r>
        <w:rPr>
          <w:smallCaps/>
          <w:color w:val="000000"/>
          <w:sz w:val="16"/>
          <w:szCs w:val="16"/>
        </w:rPr>
        <w:t>ĐẶC TÍNH THÀNH PHẦN DINH DƯỠNG 621 THỰC PHẨM TRONG CSDL FCDB</w:t>
      </w:r>
    </w:p>
    <w:tbl>
      <w:tblPr>
        <w:tblStyle w:val="3"/>
        <w:tblW w:w="4214" w:type="dxa"/>
        <w:jc w:val="center"/>
        <w:tblBorders>
          <w:top w:val="single" w:sz="6" w:space="0" w:color="000000"/>
          <w:bottom w:val="single" w:sz="6" w:space="0" w:color="000000"/>
          <w:insideH w:val="single" w:sz="4" w:space="0" w:color="CCCCCC"/>
        </w:tblBorders>
        <w:tblLayout w:type="fixed"/>
        <w:tblLook w:val="0400" w:firstRow="0" w:lastRow="0" w:firstColumn="0" w:lastColumn="0" w:noHBand="0" w:noVBand="1"/>
      </w:tblPr>
      <w:tblGrid>
        <w:gridCol w:w="1020"/>
        <w:gridCol w:w="974"/>
        <w:gridCol w:w="1064"/>
        <w:gridCol w:w="1156"/>
      </w:tblGrid>
      <w:tr w:rsidR="00E35E11" w14:paraId="073FEE00" w14:textId="77777777">
        <w:trPr>
          <w:jc w:val="center"/>
        </w:trPr>
        <w:tc>
          <w:tcPr>
            <w:tcW w:w="1020" w:type="dxa"/>
            <w:shd w:val="clear" w:color="auto" w:fill="auto"/>
            <w:tcMar>
              <w:top w:w="60" w:type="dxa"/>
              <w:left w:w="80" w:type="dxa"/>
              <w:bottom w:w="60" w:type="dxa"/>
              <w:right w:w="80" w:type="dxa"/>
            </w:tcMar>
          </w:tcPr>
          <w:p w14:paraId="7C7862F5" w14:textId="77777777" w:rsidR="00E35E11" w:rsidRDefault="00BD1E86">
            <w:pPr>
              <w:pBdr>
                <w:top w:val="nil"/>
                <w:left w:val="nil"/>
                <w:bottom w:val="nil"/>
                <w:right w:val="nil"/>
                <w:between w:val="nil"/>
              </w:pBdr>
              <w:rPr>
                <w:b/>
                <w:bCs/>
                <w:color w:val="000000"/>
                <w:sz w:val="16"/>
                <w:szCs w:val="16"/>
              </w:rPr>
            </w:pPr>
            <w:r>
              <w:rPr>
                <w:b/>
                <w:bCs/>
                <w:color w:val="000000"/>
                <w:sz w:val="16"/>
                <w:szCs w:val="16"/>
              </w:rPr>
              <w:t>Chỉ số (trên 100g)</w:t>
            </w:r>
          </w:p>
        </w:tc>
        <w:tc>
          <w:tcPr>
            <w:tcW w:w="974" w:type="dxa"/>
            <w:shd w:val="clear" w:color="auto" w:fill="auto"/>
            <w:tcMar>
              <w:top w:w="60" w:type="dxa"/>
              <w:left w:w="80" w:type="dxa"/>
              <w:bottom w:w="60" w:type="dxa"/>
              <w:right w:w="80" w:type="dxa"/>
            </w:tcMar>
          </w:tcPr>
          <w:p w14:paraId="31793D6D" w14:textId="77777777" w:rsidR="00E35E11" w:rsidRDefault="00BD1E86">
            <w:pPr>
              <w:pBdr>
                <w:top w:val="nil"/>
                <w:left w:val="nil"/>
                <w:bottom w:val="nil"/>
                <w:right w:val="nil"/>
                <w:between w:val="nil"/>
              </w:pBdr>
              <w:rPr>
                <w:b/>
                <w:bCs/>
                <w:color w:val="000000"/>
                <w:sz w:val="16"/>
                <w:szCs w:val="16"/>
              </w:rPr>
            </w:pPr>
            <w:r>
              <w:rPr>
                <w:b/>
                <w:bCs/>
                <w:color w:val="000000"/>
                <w:sz w:val="16"/>
                <w:szCs w:val="16"/>
              </w:rPr>
              <w:t>Biên độ (Min - Max)</w:t>
            </w:r>
          </w:p>
        </w:tc>
        <w:tc>
          <w:tcPr>
            <w:tcW w:w="1064" w:type="dxa"/>
            <w:shd w:val="clear" w:color="auto" w:fill="auto"/>
            <w:tcMar>
              <w:top w:w="60" w:type="dxa"/>
              <w:left w:w="80" w:type="dxa"/>
              <w:bottom w:w="60" w:type="dxa"/>
              <w:right w:w="80" w:type="dxa"/>
            </w:tcMar>
          </w:tcPr>
          <w:p w14:paraId="13365225" w14:textId="77777777" w:rsidR="00E35E11" w:rsidRDefault="00BD1E86">
            <w:pPr>
              <w:pBdr>
                <w:top w:val="nil"/>
                <w:left w:val="nil"/>
                <w:bottom w:val="nil"/>
                <w:right w:val="nil"/>
                <w:between w:val="nil"/>
              </w:pBdr>
              <w:rPr>
                <w:b/>
                <w:bCs/>
                <w:color w:val="000000"/>
                <w:sz w:val="16"/>
                <w:szCs w:val="16"/>
              </w:rPr>
            </w:pPr>
            <w:r>
              <w:rPr>
                <w:b/>
                <w:bCs/>
                <w:color w:val="000000"/>
                <w:sz w:val="16"/>
                <w:szCs w:val="16"/>
              </w:rPr>
              <w:t>Trung bình ± ĐLC</w:t>
            </w:r>
          </w:p>
        </w:tc>
        <w:tc>
          <w:tcPr>
            <w:tcW w:w="1156" w:type="dxa"/>
            <w:shd w:val="clear" w:color="auto" w:fill="auto"/>
            <w:tcMar>
              <w:top w:w="60" w:type="dxa"/>
              <w:left w:w="80" w:type="dxa"/>
              <w:bottom w:w="60" w:type="dxa"/>
              <w:right w:w="80" w:type="dxa"/>
            </w:tcMar>
          </w:tcPr>
          <w:p w14:paraId="25FA1D3A" w14:textId="77777777" w:rsidR="00E35E11" w:rsidRDefault="00BD1E86">
            <w:pPr>
              <w:pBdr>
                <w:top w:val="nil"/>
                <w:left w:val="nil"/>
                <w:bottom w:val="nil"/>
                <w:right w:val="nil"/>
                <w:between w:val="nil"/>
              </w:pBdr>
              <w:rPr>
                <w:b/>
                <w:bCs/>
                <w:color w:val="000000"/>
                <w:sz w:val="16"/>
                <w:szCs w:val="16"/>
              </w:rPr>
            </w:pPr>
            <w:r>
              <w:rPr>
                <w:b/>
                <w:bCs/>
                <w:color w:val="000000"/>
                <w:sz w:val="16"/>
                <w:szCs w:val="16"/>
              </w:rPr>
              <w:t>Nhận định Lâm sàng</w:t>
            </w:r>
          </w:p>
        </w:tc>
      </w:tr>
      <w:tr w:rsidR="00E35E11" w14:paraId="398B410E" w14:textId="77777777">
        <w:trPr>
          <w:jc w:val="center"/>
        </w:trPr>
        <w:tc>
          <w:tcPr>
            <w:tcW w:w="1020" w:type="dxa"/>
            <w:tcMar>
              <w:top w:w="60" w:type="dxa"/>
              <w:left w:w="80" w:type="dxa"/>
              <w:bottom w:w="60" w:type="dxa"/>
              <w:right w:w="80" w:type="dxa"/>
            </w:tcMar>
          </w:tcPr>
          <w:p w14:paraId="3A9A24C2" w14:textId="77777777" w:rsidR="00E35E11" w:rsidRDefault="00BD1E86">
            <w:pPr>
              <w:pBdr>
                <w:top w:val="nil"/>
                <w:left w:val="nil"/>
                <w:bottom w:val="nil"/>
                <w:right w:val="nil"/>
                <w:between w:val="nil"/>
              </w:pBdr>
              <w:jc w:val="both"/>
              <w:rPr>
                <w:color w:val="000000"/>
                <w:sz w:val="16"/>
                <w:szCs w:val="16"/>
              </w:rPr>
            </w:pPr>
            <w:r>
              <w:rPr>
                <w:color w:val="000000"/>
                <w:sz w:val="16"/>
                <w:szCs w:val="16"/>
              </w:rPr>
              <w:t>Năng lượng (Kcal)</w:t>
            </w:r>
          </w:p>
        </w:tc>
        <w:tc>
          <w:tcPr>
            <w:tcW w:w="974" w:type="dxa"/>
            <w:tcMar>
              <w:top w:w="60" w:type="dxa"/>
              <w:left w:w="80" w:type="dxa"/>
              <w:bottom w:w="60" w:type="dxa"/>
              <w:right w:w="80" w:type="dxa"/>
            </w:tcMar>
          </w:tcPr>
          <w:p w14:paraId="4680E724" w14:textId="77777777" w:rsidR="00E35E11" w:rsidRDefault="00BD1E86">
            <w:pPr>
              <w:pBdr>
                <w:top w:val="nil"/>
                <w:left w:val="nil"/>
                <w:bottom w:val="nil"/>
                <w:right w:val="nil"/>
                <w:between w:val="nil"/>
              </w:pBdr>
              <w:jc w:val="both"/>
              <w:rPr>
                <w:color w:val="000000"/>
                <w:sz w:val="16"/>
                <w:szCs w:val="16"/>
              </w:rPr>
            </w:pPr>
            <w:r>
              <w:rPr>
                <w:color w:val="000000"/>
                <w:sz w:val="16"/>
                <w:szCs w:val="16"/>
              </w:rPr>
              <w:t>0.0 - 900.0</w:t>
            </w:r>
          </w:p>
        </w:tc>
        <w:tc>
          <w:tcPr>
            <w:tcW w:w="1064" w:type="dxa"/>
            <w:tcMar>
              <w:top w:w="60" w:type="dxa"/>
              <w:left w:w="80" w:type="dxa"/>
              <w:bottom w:w="60" w:type="dxa"/>
              <w:right w:w="80" w:type="dxa"/>
            </w:tcMar>
          </w:tcPr>
          <w:p w14:paraId="5A30208D" w14:textId="1ACADBB2" w:rsidR="00E35E11" w:rsidRDefault="00A95E30">
            <w:pPr>
              <w:pBdr>
                <w:top w:val="nil"/>
                <w:left w:val="nil"/>
                <w:bottom w:val="nil"/>
                <w:right w:val="nil"/>
                <w:between w:val="nil"/>
              </w:pBdr>
              <w:jc w:val="both"/>
              <w:rPr>
                <w:color w:val="000000"/>
                <w:sz w:val="16"/>
                <w:szCs w:val="16"/>
              </w:rPr>
            </w:pPr>
            <w:r w:rsidRPr="00A95E30">
              <w:rPr>
                <w:color w:val="000000"/>
                <w:sz w:val="16"/>
                <w:szCs w:val="16"/>
              </w:rPr>
              <w:t xml:space="preserve">182.70 ± </w:t>
            </w:r>
            <w:ins w:id="1" w:author="">
              <w:r w:rsidRPr="00A95E30">
                <w:rPr>
                  <w:color w:val="000000"/>
                  <w:sz w:val="16"/>
                  <w:szCs w:val="16"/>
                </w:rPr>
                <w:t>181.26</w:t>
              </w:r>
            </w:ins>
          </w:p>
        </w:tc>
        <w:tc>
          <w:tcPr>
            <w:tcW w:w="1156" w:type="dxa"/>
            <w:tcMar>
              <w:top w:w="60" w:type="dxa"/>
              <w:left w:w="80" w:type="dxa"/>
              <w:bottom w:w="60" w:type="dxa"/>
              <w:right w:w="80" w:type="dxa"/>
            </w:tcMar>
          </w:tcPr>
          <w:p w14:paraId="035D9E36" w14:textId="77777777" w:rsidR="00E35E11" w:rsidRDefault="00BD1E86">
            <w:pPr>
              <w:pBdr>
                <w:top w:val="nil"/>
                <w:left w:val="nil"/>
                <w:bottom w:val="nil"/>
                <w:right w:val="nil"/>
                <w:between w:val="nil"/>
              </w:pBdr>
              <w:jc w:val="both"/>
              <w:rPr>
                <w:color w:val="000000"/>
                <w:sz w:val="16"/>
                <w:szCs w:val="16"/>
              </w:rPr>
            </w:pPr>
            <w:r>
              <w:rPr>
                <w:color w:val="000000"/>
                <w:sz w:val="16"/>
                <w:szCs w:val="16"/>
              </w:rPr>
              <w:t>Dao động lớn giữa rau củ và nhóm dầu mỡ.</w:t>
            </w:r>
          </w:p>
        </w:tc>
      </w:tr>
      <w:tr w:rsidR="00E35E11" w14:paraId="0EABB34C" w14:textId="77777777">
        <w:trPr>
          <w:jc w:val="center"/>
        </w:trPr>
        <w:tc>
          <w:tcPr>
            <w:tcW w:w="1020" w:type="dxa"/>
            <w:tcMar>
              <w:top w:w="60" w:type="dxa"/>
              <w:left w:w="80" w:type="dxa"/>
              <w:bottom w:w="60" w:type="dxa"/>
              <w:right w:w="80" w:type="dxa"/>
            </w:tcMar>
          </w:tcPr>
          <w:p w14:paraId="2E4B7BD8" w14:textId="77777777" w:rsidR="00E35E11" w:rsidRDefault="00BD1E86">
            <w:pPr>
              <w:pBdr>
                <w:top w:val="nil"/>
                <w:left w:val="nil"/>
                <w:bottom w:val="nil"/>
                <w:right w:val="nil"/>
                <w:between w:val="nil"/>
              </w:pBdr>
              <w:jc w:val="both"/>
              <w:rPr>
                <w:color w:val="000000"/>
                <w:sz w:val="16"/>
                <w:szCs w:val="16"/>
              </w:rPr>
            </w:pPr>
            <w:r>
              <w:rPr>
                <w:color w:val="000000"/>
                <w:sz w:val="16"/>
                <w:szCs w:val="16"/>
              </w:rPr>
              <w:t>Chất đạm (g)</w:t>
            </w:r>
          </w:p>
        </w:tc>
        <w:tc>
          <w:tcPr>
            <w:tcW w:w="974" w:type="dxa"/>
            <w:tcMar>
              <w:top w:w="60" w:type="dxa"/>
              <w:left w:w="80" w:type="dxa"/>
              <w:bottom w:w="60" w:type="dxa"/>
              <w:right w:w="80" w:type="dxa"/>
            </w:tcMar>
          </w:tcPr>
          <w:p w14:paraId="20DAEB6E" w14:textId="77777777" w:rsidR="00E35E11" w:rsidRDefault="00BD1E86">
            <w:pPr>
              <w:pBdr>
                <w:top w:val="nil"/>
                <w:left w:val="nil"/>
                <w:bottom w:val="nil"/>
                <w:right w:val="nil"/>
                <w:between w:val="nil"/>
              </w:pBdr>
              <w:jc w:val="both"/>
              <w:rPr>
                <w:color w:val="000000"/>
                <w:sz w:val="16"/>
                <w:szCs w:val="16"/>
              </w:rPr>
            </w:pPr>
            <w:r>
              <w:rPr>
                <w:color w:val="000000"/>
                <w:sz w:val="16"/>
                <w:szCs w:val="16"/>
              </w:rPr>
              <w:t>0.0 - 75.6</w:t>
            </w:r>
          </w:p>
        </w:tc>
        <w:tc>
          <w:tcPr>
            <w:tcW w:w="1064" w:type="dxa"/>
            <w:tcMar>
              <w:top w:w="60" w:type="dxa"/>
              <w:left w:w="80" w:type="dxa"/>
              <w:bottom w:w="60" w:type="dxa"/>
              <w:right w:w="80" w:type="dxa"/>
            </w:tcMar>
          </w:tcPr>
          <w:p w14:paraId="0986AC43" w14:textId="0C7CCC26" w:rsidR="00E35E11" w:rsidRDefault="00A95E30">
            <w:pPr>
              <w:pBdr>
                <w:top w:val="nil"/>
                <w:left w:val="nil"/>
                <w:bottom w:val="nil"/>
                <w:right w:val="nil"/>
                <w:between w:val="nil"/>
              </w:pBdr>
              <w:jc w:val="both"/>
              <w:rPr>
                <w:color w:val="000000"/>
                <w:sz w:val="16"/>
                <w:szCs w:val="16"/>
              </w:rPr>
            </w:pPr>
            <w:r w:rsidRPr="00A95E30">
              <w:rPr>
                <w:color w:val="000000"/>
                <w:sz w:val="16"/>
                <w:szCs w:val="16"/>
              </w:rPr>
              <w:t xml:space="preserve">9.20 ± </w:t>
            </w:r>
            <w:ins w:id="2" w:author="">
              <w:r w:rsidRPr="00A95E30">
                <w:rPr>
                  <w:color w:val="000000"/>
                  <w:sz w:val="16"/>
                  <w:szCs w:val="16"/>
                </w:rPr>
                <w:t>11.17</w:t>
              </w:r>
            </w:ins>
          </w:p>
        </w:tc>
        <w:tc>
          <w:tcPr>
            <w:tcW w:w="1156" w:type="dxa"/>
            <w:tcMar>
              <w:top w:w="60" w:type="dxa"/>
              <w:left w:w="80" w:type="dxa"/>
              <w:bottom w:w="60" w:type="dxa"/>
              <w:right w:w="80" w:type="dxa"/>
            </w:tcMar>
          </w:tcPr>
          <w:p w14:paraId="0E8B3CE4" w14:textId="77777777" w:rsidR="00E35E11" w:rsidRDefault="00BD1E86">
            <w:pPr>
              <w:pBdr>
                <w:top w:val="nil"/>
                <w:left w:val="nil"/>
                <w:bottom w:val="nil"/>
                <w:right w:val="nil"/>
                <w:between w:val="nil"/>
              </w:pBdr>
              <w:jc w:val="both"/>
              <w:rPr>
                <w:color w:val="000000"/>
                <w:sz w:val="16"/>
                <w:szCs w:val="16"/>
              </w:rPr>
            </w:pPr>
            <w:r>
              <w:rPr>
                <w:color w:val="000000"/>
                <w:sz w:val="16"/>
                <w:szCs w:val="16"/>
              </w:rPr>
              <w:t>Nguồn đạm phong phú từ cá nạc và gia cầm.</w:t>
            </w:r>
          </w:p>
        </w:tc>
      </w:tr>
      <w:tr w:rsidR="00E35E11" w14:paraId="7093ADE0" w14:textId="77777777">
        <w:trPr>
          <w:jc w:val="center"/>
        </w:trPr>
        <w:tc>
          <w:tcPr>
            <w:tcW w:w="1020" w:type="dxa"/>
            <w:tcMar>
              <w:top w:w="60" w:type="dxa"/>
              <w:left w:w="80" w:type="dxa"/>
              <w:bottom w:w="60" w:type="dxa"/>
              <w:right w:w="80" w:type="dxa"/>
            </w:tcMar>
          </w:tcPr>
          <w:p w14:paraId="6C0A347C" w14:textId="77777777" w:rsidR="00E35E11" w:rsidRDefault="00BD1E86">
            <w:pPr>
              <w:pBdr>
                <w:top w:val="nil"/>
                <w:left w:val="nil"/>
                <w:bottom w:val="nil"/>
                <w:right w:val="nil"/>
                <w:between w:val="nil"/>
              </w:pBdr>
              <w:jc w:val="both"/>
              <w:rPr>
                <w:color w:val="000000"/>
                <w:sz w:val="16"/>
                <w:szCs w:val="16"/>
              </w:rPr>
            </w:pPr>
            <w:r>
              <w:rPr>
                <w:color w:val="000000"/>
                <w:sz w:val="16"/>
                <w:szCs w:val="16"/>
              </w:rPr>
              <w:t>Chất béo (g)</w:t>
            </w:r>
          </w:p>
        </w:tc>
        <w:tc>
          <w:tcPr>
            <w:tcW w:w="974" w:type="dxa"/>
            <w:tcMar>
              <w:top w:w="60" w:type="dxa"/>
              <w:left w:w="80" w:type="dxa"/>
              <w:bottom w:w="60" w:type="dxa"/>
              <w:right w:w="80" w:type="dxa"/>
            </w:tcMar>
          </w:tcPr>
          <w:p w14:paraId="5E8C7CFE" w14:textId="77777777" w:rsidR="00E35E11" w:rsidRDefault="00BD1E86">
            <w:pPr>
              <w:pBdr>
                <w:top w:val="nil"/>
                <w:left w:val="nil"/>
                <w:bottom w:val="nil"/>
                <w:right w:val="nil"/>
                <w:between w:val="nil"/>
              </w:pBdr>
              <w:jc w:val="both"/>
              <w:rPr>
                <w:color w:val="000000"/>
                <w:sz w:val="16"/>
                <w:szCs w:val="16"/>
              </w:rPr>
            </w:pPr>
            <w:r>
              <w:rPr>
                <w:color w:val="000000"/>
                <w:sz w:val="16"/>
                <w:szCs w:val="16"/>
              </w:rPr>
              <w:t>0.0 - 100.0</w:t>
            </w:r>
          </w:p>
        </w:tc>
        <w:tc>
          <w:tcPr>
            <w:tcW w:w="1064" w:type="dxa"/>
            <w:tcMar>
              <w:top w:w="60" w:type="dxa"/>
              <w:left w:w="80" w:type="dxa"/>
              <w:bottom w:w="60" w:type="dxa"/>
              <w:right w:w="80" w:type="dxa"/>
            </w:tcMar>
          </w:tcPr>
          <w:p w14:paraId="4EA41788" w14:textId="7EB4F7FE" w:rsidR="00E35E11" w:rsidRDefault="00BD1E86">
            <w:pPr>
              <w:pBdr>
                <w:top w:val="nil"/>
                <w:left w:val="nil"/>
                <w:bottom w:val="nil"/>
                <w:right w:val="nil"/>
                <w:between w:val="nil"/>
              </w:pBdr>
              <w:jc w:val="both"/>
              <w:rPr>
                <w:color w:val="000000"/>
                <w:sz w:val="16"/>
                <w:szCs w:val="16"/>
              </w:rPr>
            </w:pPr>
            <w:r>
              <w:rPr>
                <w:color w:val="000000"/>
                <w:sz w:val="16"/>
                <w:szCs w:val="16"/>
              </w:rPr>
              <w:t>7.79 ± 1</w:t>
            </w:r>
            <w:r w:rsidR="00A95E30">
              <w:rPr>
                <w:color w:val="000000"/>
                <w:sz w:val="16"/>
                <w:szCs w:val="16"/>
              </w:rPr>
              <w:t>7</w:t>
            </w:r>
            <w:r>
              <w:rPr>
                <w:color w:val="000000"/>
                <w:sz w:val="16"/>
                <w:szCs w:val="16"/>
              </w:rPr>
              <w:t>.</w:t>
            </w:r>
            <w:r w:rsidR="00A95E30">
              <w:rPr>
                <w:color w:val="000000"/>
                <w:sz w:val="16"/>
                <w:szCs w:val="16"/>
              </w:rPr>
              <w:t>69</w:t>
            </w:r>
          </w:p>
        </w:tc>
        <w:tc>
          <w:tcPr>
            <w:tcW w:w="1156" w:type="dxa"/>
            <w:tcMar>
              <w:top w:w="60" w:type="dxa"/>
              <w:left w:w="80" w:type="dxa"/>
              <w:bottom w:w="60" w:type="dxa"/>
              <w:right w:w="80" w:type="dxa"/>
            </w:tcMar>
          </w:tcPr>
          <w:p w14:paraId="08278E88" w14:textId="77777777" w:rsidR="00E35E11" w:rsidRDefault="00BD1E86">
            <w:pPr>
              <w:pBdr>
                <w:top w:val="nil"/>
                <w:left w:val="nil"/>
                <w:bottom w:val="nil"/>
                <w:right w:val="nil"/>
                <w:between w:val="nil"/>
              </w:pBdr>
              <w:jc w:val="both"/>
              <w:rPr>
                <w:color w:val="000000"/>
                <w:sz w:val="16"/>
                <w:szCs w:val="16"/>
              </w:rPr>
            </w:pPr>
            <w:r>
              <w:rPr>
                <w:color w:val="000000"/>
                <w:sz w:val="16"/>
                <w:szCs w:val="16"/>
              </w:rPr>
              <w:t>Cần kiểm soát mỡ động vật cho người tim mạch.</w:t>
            </w:r>
          </w:p>
        </w:tc>
      </w:tr>
      <w:tr w:rsidR="00E35E11" w14:paraId="54049EC9" w14:textId="77777777">
        <w:trPr>
          <w:jc w:val="center"/>
        </w:trPr>
        <w:tc>
          <w:tcPr>
            <w:tcW w:w="1020" w:type="dxa"/>
            <w:tcMar>
              <w:top w:w="60" w:type="dxa"/>
              <w:left w:w="80" w:type="dxa"/>
              <w:bottom w:w="60" w:type="dxa"/>
              <w:right w:w="80" w:type="dxa"/>
            </w:tcMar>
          </w:tcPr>
          <w:p w14:paraId="6C826C99" w14:textId="77777777" w:rsidR="00E35E11" w:rsidRDefault="00BD1E86">
            <w:pPr>
              <w:pBdr>
                <w:top w:val="nil"/>
                <w:left w:val="nil"/>
                <w:bottom w:val="nil"/>
                <w:right w:val="nil"/>
                <w:between w:val="nil"/>
              </w:pBdr>
              <w:jc w:val="both"/>
              <w:rPr>
                <w:color w:val="000000"/>
                <w:sz w:val="16"/>
                <w:szCs w:val="16"/>
              </w:rPr>
            </w:pPr>
            <w:r>
              <w:rPr>
                <w:color w:val="000000"/>
                <w:sz w:val="16"/>
                <w:szCs w:val="16"/>
              </w:rPr>
              <w:t>Chất bột đường (g)</w:t>
            </w:r>
          </w:p>
        </w:tc>
        <w:tc>
          <w:tcPr>
            <w:tcW w:w="974" w:type="dxa"/>
            <w:tcMar>
              <w:top w:w="60" w:type="dxa"/>
              <w:left w:w="80" w:type="dxa"/>
              <w:bottom w:w="60" w:type="dxa"/>
              <w:right w:w="80" w:type="dxa"/>
            </w:tcMar>
          </w:tcPr>
          <w:p w14:paraId="628D1E18" w14:textId="77777777" w:rsidR="00E35E11" w:rsidRDefault="00BD1E86">
            <w:pPr>
              <w:pBdr>
                <w:top w:val="nil"/>
                <w:left w:val="nil"/>
                <w:bottom w:val="nil"/>
                <w:right w:val="nil"/>
                <w:between w:val="nil"/>
              </w:pBdr>
              <w:jc w:val="both"/>
              <w:rPr>
                <w:color w:val="000000"/>
                <w:sz w:val="16"/>
                <w:szCs w:val="16"/>
              </w:rPr>
            </w:pPr>
            <w:r>
              <w:rPr>
                <w:color w:val="000000"/>
                <w:sz w:val="16"/>
                <w:szCs w:val="16"/>
              </w:rPr>
              <w:t>0.0 - 99.3</w:t>
            </w:r>
          </w:p>
        </w:tc>
        <w:tc>
          <w:tcPr>
            <w:tcW w:w="1064" w:type="dxa"/>
            <w:tcMar>
              <w:top w:w="60" w:type="dxa"/>
              <w:left w:w="80" w:type="dxa"/>
              <w:bottom w:w="60" w:type="dxa"/>
              <w:right w:w="80" w:type="dxa"/>
            </w:tcMar>
          </w:tcPr>
          <w:p w14:paraId="5AC869F1" w14:textId="07DC922B" w:rsidR="00E35E11" w:rsidRDefault="00BD1E86">
            <w:pPr>
              <w:pBdr>
                <w:top w:val="nil"/>
                <w:left w:val="nil"/>
                <w:bottom w:val="nil"/>
                <w:right w:val="nil"/>
                <w:between w:val="nil"/>
              </w:pBdr>
              <w:jc w:val="both"/>
              <w:rPr>
                <w:color w:val="000000"/>
                <w:sz w:val="16"/>
                <w:szCs w:val="16"/>
              </w:rPr>
            </w:pPr>
            <w:r>
              <w:rPr>
                <w:color w:val="000000"/>
                <w:sz w:val="16"/>
                <w:szCs w:val="16"/>
              </w:rPr>
              <w:t>18.42 ± 2</w:t>
            </w:r>
            <w:r w:rsidR="00A95E30">
              <w:rPr>
                <w:color w:val="000000"/>
                <w:sz w:val="16"/>
                <w:szCs w:val="16"/>
              </w:rPr>
              <w:t>5.11</w:t>
            </w:r>
          </w:p>
        </w:tc>
        <w:tc>
          <w:tcPr>
            <w:tcW w:w="1156" w:type="dxa"/>
            <w:tcMar>
              <w:top w:w="60" w:type="dxa"/>
              <w:left w:w="80" w:type="dxa"/>
              <w:bottom w:w="60" w:type="dxa"/>
              <w:right w:w="80" w:type="dxa"/>
            </w:tcMar>
          </w:tcPr>
          <w:p w14:paraId="5595199E" w14:textId="77777777" w:rsidR="00E35E11" w:rsidRDefault="00BD1E86">
            <w:pPr>
              <w:pBdr>
                <w:top w:val="nil"/>
                <w:left w:val="nil"/>
                <w:bottom w:val="nil"/>
                <w:right w:val="nil"/>
                <w:between w:val="nil"/>
              </w:pBdr>
              <w:jc w:val="both"/>
              <w:rPr>
                <w:color w:val="000000"/>
                <w:sz w:val="16"/>
                <w:szCs w:val="16"/>
              </w:rPr>
            </w:pPr>
            <w:r>
              <w:rPr>
                <w:color w:val="000000"/>
                <w:sz w:val="16"/>
                <w:szCs w:val="16"/>
              </w:rPr>
              <w:t>Tập trung cao ở ngũ cốc chế biến và bánh kẹo.</w:t>
            </w:r>
          </w:p>
        </w:tc>
      </w:tr>
      <w:tr w:rsidR="00E35E11" w14:paraId="5468484C" w14:textId="77777777">
        <w:trPr>
          <w:jc w:val="center"/>
        </w:trPr>
        <w:tc>
          <w:tcPr>
            <w:tcW w:w="1020" w:type="dxa"/>
            <w:tcMar>
              <w:top w:w="60" w:type="dxa"/>
              <w:left w:w="80" w:type="dxa"/>
              <w:bottom w:w="60" w:type="dxa"/>
              <w:right w:w="80" w:type="dxa"/>
            </w:tcMar>
          </w:tcPr>
          <w:p w14:paraId="504C5D6F" w14:textId="77777777" w:rsidR="00E35E11" w:rsidRDefault="00BD1E86">
            <w:pPr>
              <w:pBdr>
                <w:top w:val="nil"/>
                <w:left w:val="nil"/>
                <w:bottom w:val="nil"/>
                <w:right w:val="nil"/>
                <w:between w:val="nil"/>
              </w:pBdr>
              <w:jc w:val="both"/>
              <w:rPr>
                <w:color w:val="000000"/>
                <w:sz w:val="16"/>
                <w:szCs w:val="16"/>
              </w:rPr>
            </w:pPr>
            <w:r>
              <w:rPr>
                <w:color w:val="000000"/>
                <w:sz w:val="16"/>
                <w:szCs w:val="16"/>
              </w:rPr>
              <w:t>Nhóm Chống chỉ định ĐTĐ</w:t>
            </w:r>
          </w:p>
        </w:tc>
        <w:tc>
          <w:tcPr>
            <w:tcW w:w="974" w:type="dxa"/>
            <w:tcMar>
              <w:top w:w="60" w:type="dxa"/>
              <w:left w:w="80" w:type="dxa"/>
              <w:bottom w:w="60" w:type="dxa"/>
              <w:right w:w="80" w:type="dxa"/>
            </w:tcMar>
          </w:tcPr>
          <w:p w14:paraId="1CA9520E" w14:textId="77777777" w:rsidR="00E35E11" w:rsidRDefault="00BD1E86">
            <w:pPr>
              <w:pBdr>
                <w:top w:val="nil"/>
                <w:left w:val="nil"/>
                <w:bottom w:val="nil"/>
                <w:right w:val="nil"/>
                <w:between w:val="nil"/>
              </w:pBdr>
              <w:jc w:val="both"/>
              <w:rPr>
                <w:color w:val="000000"/>
                <w:sz w:val="16"/>
                <w:szCs w:val="16"/>
              </w:rPr>
            </w:pPr>
            <w:r>
              <w:rPr>
                <w:color w:val="000000"/>
                <w:sz w:val="16"/>
                <w:szCs w:val="16"/>
              </w:rPr>
              <w:t>31 thực phẩm</w:t>
            </w:r>
          </w:p>
        </w:tc>
        <w:tc>
          <w:tcPr>
            <w:tcW w:w="1064" w:type="dxa"/>
            <w:tcMar>
              <w:top w:w="60" w:type="dxa"/>
              <w:left w:w="80" w:type="dxa"/>
              <w:bottom w:w="60" w:type="dxa"/>
              <w:right w:w="80" w:type="dxa"/>
            </w:tcMar>
          </w:tcPr>
          <w:p w14:paraId="26BD97B0" w14:textId="77777777" w:rsidR="00E35E11" w:rsidRDefault="00BD1E86">
            <w:pPr>
              <w:pBdr>
                <w:top w:val="nil"/>
                <w:left w:val="nil"/>
                <w:bottom w:val="nil"/>
                <w:right w:val="nil"/>
                <w:between w:val="nil"/>
              </w:pBdr>
              <w:jc w:val="both"/>
              <w:rPr>
                <w:color w:val="000000"/>
                <w:sz w:val="16"/>
                <w:szCs w:val="16"/>
              </w:rPr>
            </w:pPr>
            <w:r>
              <w:rPr>
                <w:color w:val="000000"/>
                <w:sz w:val="16"/>
                <w:szCs w:val="16"/>
              </w:rPr>
              <w:t>Đường, kẹo, sữa đặc</w:t>
            </w:r>
          </w:p>
        </w:tc>
        <w:tc>
          <w:tcPr>
            <w:tcW w:w="1156" w:type="dxa"/>
            <w:tcMar>
              <w:top w:w="60" w:type="dxa"/>
              <w:left w:w="80" w:type="dxa"/>
              <w:bottom w:w="60" w:type="dxa"/>
              <w:right w:w="80" w:type="dxa"/>
            </w:tcMar>
          </w:tcPr>
          <w:p w14:paraId="5271020B" w14:textId="77777777" w:rsidR="00E35E11" w:rsidRDefault="00BD1E86">
            <w:pPr>
              <w:pBdr>
                <w:top w:val="nil"/>
                <w:left w:val="nil"/>
                <w:bottom w:val="nil"/>
                <w:right w:val="nil"/>
                <w:between w:val="nil"/>
              </w:pBdr>
              <w:jc w:val="both"/>
              <w:rPr>
                <w:color w:val="000000"/>
                <w:sz w:val="16"/>
                <w:szCs w:val="16"/>
              </w:rPr>
            </w:pPr>
            <w:r>
              <w:rPr>
                <w:color w:val="000000"/>
                <w:sz w:val="16"/>
                <w:szCs w:val="16"/>
              </w:rPr>
              <w:t>Bị chặn hoàn toàn bởi Safety Guardrail Lớp 1.</w:t>
            </w:r>
          </w:p>
        </w:tc>
      </w:tr>
    </w:tbl>
    <w:p w14:paraId="3FAA5F74" w14:textId="77777777" w:rsidR="00E35E11" w:rsidRDefault="00E35E11">
      <w:pPr>
        <w:pBdr>
          <w:top w:val="nil"/>
          <w:left w:val="nil"/>
          <w:bottom w:val="nil"/>
          <w:right w:val="nil"/>
          <w:between w:val="nil"/>
        </w:pBdr>
        <w:spacing w:line="228" w:lineRule="auto"/>
        <w:ind w:firstLine="288"/>
        <w:jc w:val="both"/>
        <w:rPr>
          <w:color w:val="000000"/>
        </w:rPr>
      </w:pPr>
    </w:p>
    <w:p w14:paraId="061CC8CD" w14:textId="77777777" w:rsidR="00E35E11" w:rsidRDefault="00BD1E86">
      <w:pPr>
        <w:pBdr>
          <w:top w:val="nil"/>
          <w:left w:val="nil"/>
          <w:bottom w:val="nil"/>
          <w:right w:val="nil"/>
          <w:between w:val="nil"/>
        </w:pBdr>
        <w:spacing w:line="228" w:lineRule="auto"/>
        <w:ind w:firstLine="288"/>
        <w:jc w:val="both"/>
        <w:rPr>
          <w:color w:val="000000"/>
        </w:rPr>
      </w:pPr>
      <w:r>
        <w:rPr>
          <w:color w:val="000000"/>
        </w:rPr>
        <w:t>CSDL chứa 31 thực phẩm chống chỉ định tuyệt đối và 140 thực phẩm an toàn có chỉ số GI thấp (gạo lứt, khoai lang, các loại đậu, bầu, bí, cá sông, ức gà, …) được gán trọng số ưu tiên trong RAG.</w:t>
      </w:r>
    </w:p>
    <w:p w14:paraId="195003EB" w14:textId="77777777" w:rsidR="00E35E11" w:rsidRDefault="00BD1E86">
      <w:pPr>
        <w:pStyle w:val="Heading2"/>
        <w:numPr>
          <w:ilvl w:val="1"/>
          <w:numId w:val="2"/>
        </w:numPr>
      </w:pPr>
      <w:r>
        <w:t>Đánh giá Sai số Dinh dưỡng và Tuân thủ Đa lượng ADA</w:t>
      </w:r>
    </w:p>
    <w:p w14:paraId="004C3406" w14:textId="44D8D5ED" w:rsidR="00BC2D47" w:rsidRPr="00BC2D47" w:rsidRDefault="00E676F7" w:rsidP="00BC2D47">
      <w:pPr>
        <w:pBdr>
          <w:top w:val="nil"/>
          <w:left w:val="nil"/>
          <w:bottom w:val="nil"/>
          <w:right w:val="nil"/>
          <w:between w:val="nil"/>
        </w:pBdr>
        <w:spacing w:line="228" w:lineRule="auto"/>
        <w:ind w:firstLine="288"/>
        <w:jc w:val="both"/>
        <w:rPr>
          <w:color w:val="000000"/>
        </w:rPr>
      </w:pPr>
      <w:r w:rsidRPr="00E676F7">
        <w:rPr>
          <w:color w:val="000000"/>
        </w:rPr>
        <w:t>Table II so sánh NutriAI với mô hình Baseline (LLM không kiểm soát, không tính mức dinh dưỡng và RAG) trên N (N=50) kịch bản kiểm thử</w:t>
      </w:r>
      <w:r w:rsidR="005B4966">
        <w:rPr>
          <w:color w:val="000000"/>
        </w:rPr>
        <w:t>.</w:t>
      </w:r>
    </w:p>
    <w:p w14:paraId="46DF1911" w14:textId="65A17E99" w:rsidR="00E35E11" w:rsidRDefault="00BD1E86" w:rsidP="006472F1">
      <w:pPr>
        <w:numPr>
          <w:ilvl w:val="0"/>
          <w:numId w:val="5"/>
        </w:numPr>
        <w:pBdr>
          <w:top w:val="nil"/>
          <w:left w:val="nil"/>
          <w:bottom w:val="nil"/>
          <w:right w:val="nil"/>
          <w:between w:val="nil"/>
        </w:pBdr>
        <w:spacing w:before="240" w:after="120" w:line="216" w:lineRule="auto"/>
        <w:rPr>
          <w:smallCaps/>
          <w:color w:val="000000"/>
        </w:rPr>
      </w:pPr>
      <w:r>
        <w:rPr>
          <w:smallCaps/>
          <w:color w:val="000000"/>
          <w:sz w:val="16"/>
          <w:szCs w:val="16"/>
        </w:rPr>
        <w:t>SAI SỐ NĂNG LƯỢNG VÀ MỨC ĐỘ TUÂN THỦ ĐA LƯỢNG ADA</w:t>
      </w:r>
    </w:p>
    <w:tbl>
      <w:tblPr>
        <w:tblW w:w="4214" w:type="dxa"/>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548"/>
        <w:gridCol w:w="794"/>
        <w:gridCol w:w="631"/>
        <w:gridCol w:w="541"/>
        <w:gridCol w:w="541"/>
        <w:gridCol w:w="705"/>
        <w:gridCol w:w="454"/>
      </w:tblGrid>
      <w:tr w:rsidR="00770D8D" w14:paraId="5BB9E550" w14:textId="77777777" w:rsidTr="007F1A87">
        <w:trPr>
          <w:cantSplit/>
          <w:jc w:val="center"/>
        </w:trPr>
        <w:tc>
          <w:tcPr>
            <w:tcW w:w="548" w:type="dxa"/>
            <w:tcMar>
              <w:top w:w="40" w:type="dxa"/>
              <w:left w:w="60" w:type="dxa"/>
              <w:bottom w:w="40" w:type="dxa"/>
              <w:right w:w="60" w:type="dxa"/>
            </w:tcMar>
          </w:tcPr>
          <w:p w14:paraId="3CFA944F" w14:textId="77777777" w:rsidR="002D6E78" w:rsidRDefault="002D6E78" w:rsidP="00BD1E86">
            <w:pPr>
              <w:pStyle w:val="tablecolhead"/>
              <w:keepNext/>
            </w:pPr>
            <w:r>
              <w:t>Chỉ số</w:t>
            </w:r>
          </w:p>
        </w:tc>
        <w:tc>
          <w:tcPr>
            <w:tcW w:w="794" w:type="dxa"/>
            <w:tcMar>
              <w:top w:w="40" w:type="dxa"/>
              <w:left w:w="60" w:type="dxa"/>
              <w:bottom w:w="40" w:type="dxa"/>
              <w:right w:w="60" w:type="dxa"/>
            </w:tcMar>
          </w:tcPr>
          <w:p w14:paraId="74186720" w14:textId="77777777" w:rsidR="002D6E78" w:rsidRDefault="002D6E78" w:rsidP="00BD1E86">
            <w:pPr>
              <w:pStyle w:val="tablecolhead"/>
              <w:keepNext/>
            </w:pPr>
            <w:r>
              <w:t>Baseline</w:t>
            </w:r>
          </w:p>
        </w:tc>
        <w:tc>
          <w:tcPr>
            <w:tcW w:w="631" w:type="dxa"/>
            <w:tcMar>
              <w:top w:w="40" w:type="dxa"/>
              <w:left w:w="60" w:type="dxa"/>
              <w:bottom w:w="40" w:type="dxa"/>
              <w:right w:w="60" w:type="dxa"/>
            </w:tcMar>
          </w:tcPr>
          <w:p w14:paraId="67391AF4" w14:textId="77777777" w:rsidR="002D6E78" w:rsidRDefault="002D6E78" w:rsidP="00BD1E86">
            <w:pPr>
              <w:pStyle w:val="tablecolhead"/>
              <w:keepNext/>
            </w:pPr>
            <w:r>
              <w:t>NutriAI</w:t>
            </w:r>
          </w:p>
        </w:tc>
        <w:tc>
          <w:tcPr>
            <w:tcW w:w="541" w:type="dxa"/>
            <w:tcMar>
              <w:top w:w="40" w:type="dxa"/>
              <w:left w:w="60" w:type="dxa"/>
              <w:bottom w:w="40" w:type="dxa"/>
              <w:right w:w="60" w:type="dxa"/>
            </w:tcMar>
          </w:tcPr>
          <w:p w14:paraId="14CBE4E0" w14:textId="77777777" w:rsidR="002D6E78" w:rsidRDefault="002D6E78" w:rsidP="00BD1E86">
            <w:pPr>
              <w:pStyle w:val="tablecolhead"/>
              <w:keepNext/>
            </w:pPr>
            <w:r>
              <w:t>Chênh lệch</w:t>
            </w:r>
          </w:p>
        </w:tc>
        <w:tc>
          <w:tcPr>
            <w:tcW w:w="541" w:type="dxa"/>
            <w:tcMar>
              <w:top w:w="40" w:type="dxa"/>
              <w:left w:w="60" w:type="dxa"/>
              <w:bottom w:w="40" w:type="dxa"/>
              <w:right w:w="60" w:type="dxa"/>
            </w:tcMar>
          </w:tcPr>
          <w:p w14:paraId="6D181DDE" w14:textId="4ED0920B" w:rsidR="002D6E78" w:rsidRDefault="00730F89" w:rsidP="00BD1E86">
            <w:pPr>
              <w:pStyle w:val="tablecolhead"/>
              <w:keepNext/>
            </w:pPr>
            <w:r>
              <w:t>95</w:t>
            </w:r>
            <w:r w:rsidR="002D6E78">
              <w:t>% CI</w:t>
            </w:r>
          </w:p>
        </w:tc>
        <w:tc>
          <w:tcPr>
            <w:tcW w:w="705" w:type="dxa"/>
            <w:tcMar>
              <w:top w:w="40" w:type="dxa"/>
              <w:left w:w="60" w:type="dxa"/>
              <w:bottom w:w="40" w:type="dxa"/>
              <w:right w:w="60" w:type="dxa"/>
            </w:tcMar>
          </w:tcPr>
          <w:p w14:paraId="513ECC34" w14:textId="77777777" w:rsidR="002D6E78" w:rsidRDefault="002D6E78" w:rsidP="00BD1E86">
            <w:pPr>
              <w:pStyle w:val="tablecolhead"/>
              <w:keepNext/>
            </w:pPr>
            <w:r>
              <w:t>Kiểm định</w:t>
            </w:r>
          </w:p>
        </w:tc>
        <w:tc>
          <w:tcPr>
            <w:tcW w:w="454" w:type="dxa"/>
            <w:tcMar>
              <w:top w:w="40" w:type="dxa"/>
              <w:left w:w="60" w:type="dxa"/>
              <w:bottom w:w="40" w:type="dxa"/>
              <w:right w:w="60" w:type="dxa"/>
            </w:tcMar>
          </w:tcPr>
          <w:p w14:paraId="712CB8C9" w14:textId="77777777" w:rsidR="002D6E78" w:rsidRDefault="002D6E78" w:rsidP="00BD1E86">
            <w:pPr>
              <w:pStyle w:val="tablecolhead"/>
              <w:keepNext/>
            </w:pPr>
            <w:r>
              <w:t>p</w:t>
            </w:r>
          </w:p>
        </w:tc>
      </w:tr>
      <w:tr w:rsidR="00770D8D" w14:paraId="236599CE" w14:textId="77777777" w:rsidTr="007F1A87">
        <w:trPr>
          <w:cantSplit/>
          <w:jc w:val="center"/>
        </w:trPr>
        <w:tc>
          <w:tcPr>
            <w:tcW w:w="548" w:type="dxa"/>
            <w:tcMar>
              <w:top w:w="40" w:type="dxa"/>
              <w:left w:w="60" w:type="dxa"/>
              <w:bottom w:w="40" w:type="dxa"/>
              <w:right w:w="60" w:type="dxa"/>
            </w:tcMar>
          </w:tcPr>
          <w:p w14:paraId="059F164B" w14:textId="77777777" w:rsidR="002D6E78" w:rsidRDefault="002D6E78" w:rsidP="00BD1E86">
            <w:pPr>
              <w:pStyle w:val="tablecopy"/>
              <w:keepNext/>
            </w:pPr>
            <w:r>
              <w:t>Sai số Calo (Kcal)</w:t>
            </w:r>
          </w:p>
        </w:tc>
        <w:tc>
          <w:tcPr>
            <w:tcW w:w="794" w:type="dxa"/>
            <w:tcMar>
              <w:top w:w="40" w:type="dxa"/>
              <w:left w:w="60" w:type="dxa"/>
              <w:bottom w:w="40" w:type="dxa"/>
              <w:right w:w="60" w:type="dxa"/>
            </w:tcMar>
          </w:tcPr>
          <w:p w14:paraId="4326E1C2" w14:textId="1DDEC19D" w:rsidR="002D6E78" w:rsidRDefault="005B4966" w:rsidP="00BD1E86">
            <w:pPr>
              <w:pStyle w:val="tablecopy"/>
              <w:keepNext/>
            </w:pPr>
            <w:r w:rsidRPr="005B4966">
              <w:t>1193.1 ± 575.7</w:t>
            </w:r>
          </w:p>
        </w:tc>
        <w:tc>
          <w:tcPr>
            <w:tcW w:w="631" w:type="dxa"/>
            <w:tcMar>
              <w:top w:w="40" w:type="dxa"/>
              <w:left w:w="60" w:type="dxa"/>
              <w:bottom w:w="40" w:type="dxa"/>
              <w:right w:w="60" w:type="dxa"/>
            </w:tcMar>
          </w:tcPr>
          <w:p w14:paraId="45AFB741" w14:textId="366E3903" w:rsidR="002D6E78" w:rsidRDefault="005B4966" w:rsidP="00BD1E86">
            <w:pPr>
              <w:pStyle w:val="tablecopy"/>
              <w:keepNext/>
            </w:pPr>
            <w:r w:rsidRPr="005B4966">
              <w:t>589.3 ± 445.9</w:t>
            </w:r>
          </w:p>
        </w:tc>
        <w:tc>
          <w:tcPr>
            <w:tcW w:w="541" w:type="dxa"/>
            <w:tcMar>
              <w:top w:w="40" w:type="dxa"/>
              <w:left w:w="60" w:type="dxa"/>
              <w:bottom w:w="40" w:type="dxa"/>
              <w:right w:w="60" w:type="dxa"/>
            </w:tcMar>
          </w:tcPr>
          <w:p w14:paraId="0116020C" w14:textId="1D33F929" w:rsidR="002D6E78" w:rsidRDefault="005B4966" w:rsidP="00BD1E86">
            <w:pPr>
              <w:pStyle w:val="tablecopy"/>
              <w:keepNext/>
            </w:pPr>
            <w:r w:rsidRPr="005B4966">
              <w:t>603.8</w:t>
            </w:r>
          </w:p>
        </w:tc>
        <w:tc>
          <w:tcPr>
            <w:tcW w:w="541" w:type="dxa"/>
            <w:tcMar>
              <w:top w:w="40" w:type="dxa"/>
              <w:left w:w="60" w:type="dxa"/>
              <w:bottom w:w="40" w:type="dxa"/>
              <w:right w:w="60" w:type="dxa"/>
            </w:tcMar>
          </w:tcPr>
          <w:p w14:paraId="44593A23" w14:textId="0543EC92" w:rsidR="002D6E78" w:rsidRDefault="002D6E78" w:rsidP="00BD1E86">
            <w:pPr>
              <w:pStyle w:val="tablecopy"/>
              <w:keepNext/>
            </w:pPr>
            <w:r>
              <w:t>[</w:t>
            </w:r>
            <w:r w:rsidR="005B4966" w:rsidRPr="005B4966">
              <w:t>286.7, 920.9</w:t>
            </w:r>
            <w:r>
              <w:t>]</w:t>
            </w:r>
          </w:p>
        </w:tc>
        <w:tc>
          <w:tcPr>
            <w:tcW w:w="705" w:type="dxa"/>
            <w:tcMar>
              <w:top w:w="40" w:type="dxa"/>
              <w:left w:w="60" w:type="dxa"/>
              <w:bottom w:w="40" w:type="dxa"/>
              <w:right w:w="60" w:type="dxa"/>
            </w:tcMar>
          </w:tcPr>
          <w:p w14:paraId="2E1817E6" w14:textId="77777777" w:rsidR="002D6E78" w:rsidRDefault="002D6E78" w:rsidP="00BD1E86">
            <w:pPr>
              <w:pStyle w:val="tablecopy"/>
              <w:keepNext/>
            </w:pPr>
            <w:r>
              <w:t>Paired t-test</w:t>
            </w:r>
          </w:p>
        </w:tc>
        <w:tc>
          <w:tcPr>
            <w:tcW w:w="454" w:type="dxa"/>
            <w:tcMar>
              <w:top w:w="40" w:type="dxa"/>
              <w:left w:w="60" w:type="dxa"/>
              <w:bottom w:w="40" w:type="dxa"/>
              <w:right w:w="60" w:type="dxa"/>
            </w:tcMar>
          </w:tcPr>
          <w:p w14:paraId="6D59A6EC" w14:textId="05DA3202" w:rsidR="002D6E78" w:rsidRDefault="005B4966" w:rsidP="00BD1E86">
            <w:pPr>
              <w:pStyle w:val="tablecopy"/>
              <w:keepNext/>
            </w:pPr>
            <w:r w:rsidRPr="005B4966">
              <w:t>0.003</w:t>
            </w:r>
          </w:p>
        </w:tc>
      </w:tr>
      <w:tr w:rsidR="00770D8D" w14:paraId="13BCD837" w14:textId="77777777" w:rsidTr="007F1A87">
        <w:trPr>
          <w:cantSplit/>
          <w:jc w:val="center"/>
        </w:trPr>
        <w:tc>
          <w:tcPr>
            <w:tcW w:w="548" w:type="dxa"/>
            <w:tcMar>
              <w:top w:w="40" w:type="dxa"/>
              <w:left w:w="60" w:type="dxa"/>
              <w:bottom w:w="40" w:type="dxa"/>
              <w:right w:w="60" w:type="dxa"/>
            </w:tcMar>
          </w:tcPr>
          <w:p w14:paraId="0BCA473C" w14:textId="77777777" w:rsidR="002D6E78" w:rsidRDefault="002D6E78" w:rsidP="00BD1E86">
            <w:pPr>
              <w:pStyle w:val="tablecopy"/>
              <w:keepNext/>
            </w:pPr>
            <w:r>
              <w:t>Sai số Protein (g)</w:t>
            </w:r>
          </w:p>
        </w:tc>
        <w:tc>
          <w:tcPr>
            <w:tcW w:w="794" w:type="dxa"/>
            <w:tcMar>
              <w:top w:w="40" w:type="dxa"/>
              <w:left w:w="60" w:type="dxa"/>
              <w:bottom w:w="40" w:type="dxa"/>
              <w:right w:w="60" w:type="dxa"/>
            </w:tcMar>
          </w:tcPr>
          <w:p w14:paraId="6A1B82A4" w14:textId="6D661C7A" w:rsidR="002D6E78" w:rsidRDefault="00662E62" w:rsidP="00BD1E86">
            <w:pPr>
              <w:pStyle w:val="tablecopy"/>
              <w:keepNext/>
            </w:pPr>
            <w:r w:rsidRPr="00662E62">
              <w:t>54.6 ± 27.3</w:t>
            </w:r>
          </w:p>
        </w:tc>
        <w:tc>
          <w:tcPr>
            <w:tcW w:w="631" w:type="dxa"/>
            <w:tcMar>
              <w:top w:w="40" w:type="dxa"/>
              <w:left w:w="60" w:type="dxa"/>
              <w:bottom w:w="40" w:type="dxa"/>
              <w:right w:w="60" w:type="dxa"/>
            </w:tcMar>
          </w:tcPr>
          <w:p w14:paraId="3C6FB01C" w14:textId="36629E0F" w:rsidR="002D6E78" w:rsidRDefault="00770D8D" w:rsidP="00BD1E86">
            <w:pPr>
              <w:pStyle w:val="tablecopy"/>
              <w:keepNext/>
            </w:pPr>
            <w:r w:rsidRPr="00770D8D">
              <w:t>93.8 ± 29.6</w:t>
            </w:r>
          </w:p>
        </w:tc>
        <w:tc>
          <w:tcPr>
            <w:tcW w:w="541" w:type="dxa"/>
            <w:tcMar>
              <w:top w:w="40" w:type="dxa"/>
              <w:left w:w="60" w:type="dxa"/>
              <w:bottom w:w="40" w:type="dxa"/>
              <w:right w:w="60" w:type="dxa"/>
            </w:tcMar>
          </w:tcPr>
          <w:p w14:paraId="23C3F68B" w14:textId="38B54DB1" w:rsidR="002D6E78" w:rsidRDefault="00770D8D" w:rsidP="00BD1E86">
            <w:pPr>
              <w:pStyle w:val="tablecopy"/>
              <w:keepNext/>
            </w:pPr>
            <w:r>
              <w:t>-39.1</w:t>
            </w:r>
          </w:p>
        </w:tc>
        <w:tc>
          <w:tcPr>
            <w:tcW w:w="541" w:type="dxa"/>
            <w:tcMar>
              <w:top w:w="40" w:type="dxa"/>
              <w:left w:w="60" w:type="dxa"/>
              <w:bottom w:w="40" w:type="dxa"/>
              <w:right w:w="60" w:type="dxa"/>
            </w:tcMar>
          </w:tcPr>
          <w:p w14:paraId="2FD5FA34" w14:textId="6CE94D01" w:rsidR="002D6E78" w:rsidRDefault="002D6E78" w:rsidP="00BD1E86">
            <w:pPr>
              <w:pStyle w:val="tablecopy"/>
              <w:keepNext/>
            </w:pPr>
            <w:r>
              <w:t>[</w:t>
            </w:r>
            <w:r w:rsidR="00770D8D">
              <w:t>-</w:t>
            </w:r>
            <w:r w:rsidR="00770D8D" w:rsidRPr="00770D8D">
              <w:t>64.1, -14.2</w:t>
            </w:r>
            <w:r>
              <w:t>]</w:t>
            </w:r>
          </w:p>
        </w:tc>
        <w:tc>
          <w:tcPr>
            <w:tcW w:w="705" w:type="dxa"/>
            <w:tcMar>
              <w:top w:w="40" w:type="dxa"/>
              <w:left w:w="60" w:type="dxa"/>
              <w:bottom w:w="40" w:type="dxa"/>
              <w:right w:w="60" w:type="dxa"/>
            </w:tcMar>
          </w:tcPr>
          <w:p w14:paraId="3EEC7036" w14:textId="77777777" w:rsidR="002D6E78" w:rsidRDefault="002D6E78" w:rsidP="00BD1E86">
            <w:pPr>
              <w:pStyle w:val="tablecopy"/>
              <w:keepNext/>
            </w:pPr>
            <w:r>
              <w:t>Paired t-test</w:t>
            </w:r>
          </w:p>
        </w:tc>
        <w:tc>
          <w:tcPr>
            <w:tcW w:w="454" w:type="dxa"/>
            <w:tcMar>
              <w:top w:w="40" w:type="dxa"/>
              <w:left w:w="60" w:type="dxa"/>
              <w:bottom w:w="40" w:type="dxa"/>
              <w:right w:w="60" w:type="dxa"/>
            </w:tcMar>
          </w:tcPr>
          <w:p w14:paraId="0F99A0DC" w14:textId="7AD46DD4" w:rsidR="002D6E78" w:rsidRDefault="00770D8D" w:rsidP="00BD1E86">
            <w:pPr>
              <w:pStyle w:val="tablecopy"/>
              <w:keepNext/>
            </w:pPr>
            <w:r w:rsidRPr="00770D8D">
              <w:t>0.008</w:t>
            </w:r>
          </w:p>
        </w:tc>
      </w:tr>
      <w:tr w:rsidR="00770D8D" w14:paraId="79E83F00" w14:textId="77777777" w:rsidTr="007F1A87">
        <w:trPr>
          <w:cantSplit/>
          <w:jc w:val="center"/>
        </w:trPr>
        <w:tc>
          <w:tcPr>
            <w:tcW w:w="548" w:type="dxa"/>
            <w:tcMar>
              <w:top w:w="40" w:type="dxa"/>
              <w:left w:w="60" w:type="dxa"/>
              <w:bottom w:w="40" w:type="dxa"/>
              <w:right w:w="60" w:type="dxa"/>
            </w:tcMar>
          </w:tcPr>
          <w:p w14:paraId="4EBF639C" w14:textId="77777777" w:rsidR="002D6E78" w:rsidRDefault="002D6E78" w:rsidP="00BD1E86">
            <w:pPr>
              <w:pStyle w:val="tablecopy"/>
              <w:keepNext/>
            </w:pPr>
            <w:r>
              <w:t>Sai số Lipid (g)</w:t>
            </w:r>
          </w:p>
        </w:tc>
        <w:tc>
          <w:tcPr>
            <w:tcW w:w="794" w:type="dxa"/>
            <w:tcMar>
              <w:top w:w="40" w:type="dxa"/>
              <w:left w:w="60" w:type="dxa"/>
              <w:bottom w:w="40" w:type="dxa"/>
              <w:right w:w="60" w:type="dxa"/>
            </w:tcMar>
          </w:tcPr>
          <w:p w14:paraId="1F5D4944" w14:textId="7C5D15A7" w:rsidR="002D6E78" w:rsidRDefault="00662E62" w:rsidP="00BD1E86">
            <w:pPr>
              <w:pStyle w:val="tablecopy"/>
              <w:keepNext/>
            </w:pPr>
            <w:r w:rsidRPr="00662E62">
              <w:t>37.9 ± 17.3</w:t>
            </w:r>
          </w:p>
        </w:tc>
        <w:tc>
          <w:tcPr>
            <w:tcW w:w="631" w:type="dxa"/>
            <w:tcMar>
              <w:top w:w="40" w:type="dxa"/>
              <w:left w:w="60" w:type="dxa"/>
              <w:bottom w:w="40" w:type="dxa"/>
              <w:right w:w="60" w:type="dxa"/>
            </w:tcMar>
          </w:tcPr>
          <w:p w14:paraId="58D07744" w14:textId="6F3F61AC" w:rsidR="002D6E78" w:rsidRDefault="00770D8D" w:rsidP="00BD1E86">
            <w:pPr>
              <w:pStyle w:val="tablecopy"/>
              <w:keepNext/>
            </w:pPr>
            <w:r w:rsidRPr="00770D8D">
              <w:t>36.8 ± 12.9</w:t>
            </w:r>
          </w:p>
        </w:tc>
        <w:tc>
          <w:tcPr>
            <w:tcW w:w="541" w:type="dxa"/>
            <w:tcMar>
              <w:top w:w="40" w:type="dxa"/>
              <w:left w:w="60" w:type="dxa"/>
              <w:bottom w:w="40" w:type="dxa"/>
              <w:right w:w="60" w:type="dxa"/>
            </w:tcMar>
          </w:tcPr>
          <w:p w14:paraId="507C4312" w14:textId="77777777" w:rsidR="002D6E78" w:rsidRDefault="002D6E78" w:rsidP="00BD1E86">
            <w:pPr>
              <w:pStyle w:val="tablecopy"/>
              <w:keepNext/>
            </w:pPr>
            <w:r>
              <w:t>2,4</w:t>
            </w:r>
          </w:p>
        </w:tc>
        <w:tc>
          <w:tcPr>
            <w:tcW w:w="541" w:type="dxa"/>
            <w:tcMar>
              <w:top w:w="40" w:type="dxa"/>
              <w:left w:w="60" w:type="dxa"/>
              <w:bottom w:w="40" w:type="dxa"/>
              <w:right w:w="60" w:type="dxa"/>
            </w:tcMar>
          </w:tcPr>
          <w:p w14:paraId="4A25DB6F" w14:textId="1C62B46B" w:rsidR="002D6E78" w:rsidRDefault="002D6E78" w:rsidP="00BD1E86">
            <w:pPr>
              <w:pStyle w:val="tablecopy"/>
              <w:keepNext/>
            </w:pPr>
            <w:r>
              <w:t>[</w:t>
            </w:r>
            <w:r w:rsidR="00770D8D" w:rsidRPr="00770D8D">
              <w:t>-5.7</w:t>
            </w:r>
            <w:r w:rsidR="00584E7E">
              <w:t xml:space="preserve"> </w:t>
            </w:r>
            <w:r w:rsidR="00770D8D" w:rsidRPr="00770D8D">
              <w:t>, 7.7</w:t>
            </w:r>
            <w:r>
              <w:t>]</w:t>
            </w:r>
          </w:p>
        </w:tc>
        <w:tc>
          <w:tcPr>
            <w:tcW w:w="705" w:type="dxa"/>
            <w:tcMar>
              <w:top w:w="40" w:type="dxa"/>
              <w:left w:w="60" w:type="dxa"/>
              <w:bottom w:w="40" w:type="dxa"/>
              <w:right w:w="60" w:type="dxa"/>
            </w:tcMar>
          </w:tcPr>
          <w:p w14:paraId="29601F9F" w14:textId="77777777" w:rsidR="002D6E78" w:rsidRDefault="002D6E78" w:rsidP="00BD1E86">
            <w:pPr>
              <w:pStyle w:val="tablecopy"/>
              <w:keepNext/>
            </w:pPr>
            <w:r>
              <w:t>Paired t-test</w:t>
            </w:r>
          </w:p>
        </w:tc>
        <w:tc>
          <w:tcPr>
            <w:tcW w:w="454" w:type="dxa"/>
            <w:tcMar>
              <w:top w:w="40" w:type="dxa"/>
              <w:left w:w="60" w:type="dxa"/>
              <w:bottom w:w="40" w:type="dxa"/>
              <w:right w:w="60" w:type="dxa"/>
            </w:tcMar>
          </w:tcPr>
          <w:p w14:paraId="67A9D89F" w14:textId="407EF2ED" w:rsidR="002D6E78" w:rsidRDefault="00770D8D" w:rsidP="00BD1E86">
            <w:pPr>
              <w:pStyle w:val="tablecopy"/>
              <w:keepNext/>
            </w:pPr>
            <w:r w:rsidRPr="00770D8D">
              <w:t>0.723</w:t>
            </w:r>
          </w:p>
        </w:tc>
      </w:tr>
      <w:tr w:rsidR="00770D8D" w14:paraId="6F6767E4" w14:textId="77777777" w:rsidTr="007F1A87">
        <w:trPr>
          <w:cantSplit/>
          <w:jc w:val="center"/>
        </w:trPr>
        <w:tc>
          <w:tcPr>
            <w:tcW w:w="548" w:type="dxa"/>
            <w:tcMar>
              <w:top w:w="40" w:type="dxa"/>
              <w:left w:w="60" w:type="dxa"/>
              <w:bottom w:w="40" w:type="dxa"/>
              <w:right w:w="60" w:type="dxa"/>
            </w:tcMar>
          </w:tcPr>
          <w:p w14:paraId="5DC5CAC6" w14:textId="77777777" w:rsidR="002D6E78" w:rsidRDefault="002D6E78" w:rsidP="00BD1E86">
            <w:pPr>
              <w:pStyle w:val="tablecopy"/>
              <w:keepNext/>
            </w:pPr>
            <w:r>
              <w:t>Sai số Carb (g)</w:t>
            </w:r>
          </w:p>
        </w:tc>
        <w:tc>
          <w:tcPr>
            <w:tcW w:w="794" w:type="dxa"/>
            <w:tcMar>
              <w:top w:w="40" w:type="dxa"/>
              <w:left w:w="60" w:type="dxa"/>
              <w:bottom w:w="40" w:type="dxa"/>
              <w:right w:w="60" w:type="dxa"/>
            </w:tcMar>
          </w:tcPr>
          <w:p w14:paraId="0800FDCD" w14:textId="0F7912F8" w:rsidR="002D6E78" w:rsidRDefault="00662E62" w:rsidP="00BD1E86">
            <w:pPr>
              <w:pStyle w:val="tablecopy"/>
              <w:keepNext/>
            </w:pPr>
            <w:r w:rsidRPr="00662E62">
              <w:t>162.5 ± 80.0</w:t>
            </w:r>
          </w:p>
        </w:tc>
        <w:tc>
          <w:tcPr>
            <w:tcW w:w="631" w:type="dxa"/>
            <w:tcMar>
              <w:top w:w="40" w:type="dxa"/>
              <w:left w:w="60" w:type="dxa"/>
              <w:bottom w:w="40" w:type="dxa"/>
              <w:right w:w="60" w:type="dxa"/>
            </w:tcMar>
          </w:tcPr>
          <w:p w14:paraId="29155C38" w14:textId="71A4265C" w:rsidR="002D6E78" w:rsidRDefault="00770D8D" w:rsidP="00BD1E86">
            <w:pPr>
              <w:pStyle w:val="tablecopy"/>
              <w:keepNext/>
            </w:pPr>
            <w:r w:rsidRPr="00770D8D">
              <w:t>106.0 ± 62.7</w:t>
            </w:r>
          </w:p>
        </w:tc>
        <w:tc>
          <w:tcPr>
            <w:tcW w:w="541" w:type="dxa"/>
            <w:tcMar>
              <w:top w:w="40" w:type="dxa"/>
              <w:left w:w="60" w:type="dxa"/>
              <w:bottom w:w="40" w:type="dxa"/>
              <w:right w:w="60" w:type="dxa"/>
            </w:tcMar>
          </w:tcPr>
          <w:p w14:paraId="337F9368" w14:textId="3883B594" w:rsidR="002D6E78" w:rsidRDefault="00770D8D" w:rsidP="00BD1E86">
            <w:pPr>
              <w:pStyle w:val="tablecopy"/>
              <w:keepNext/>
            </w:pPr>
            <w:r w:rsidRPr="00770D8D">
              <w:t>56.5</w:t>
            </w:r>
          </w:p>
        </w:tc>
        <w:tc>
          <w:tcPr>
            <w:tcW w:w="541" w:type="dxa"/>
            <w:tcMar>
              <w:top w:w="40" w:type="dxa"/>
              <w:left w:w="60" w:type="dxa"/>
              <w:bottom w:w="40" w:type="dxa"/>
              <w:right w:w="60" w:type="dxa"/>
            </w:tcMar>
          </w:tcPr>
          <w:p w14:paraId="4046C610" w14:textId="38FE6B21" w:rsidR="002D6E78" w:rsidRDefault="002D6E78" w:rsidP="00BD1E86">
            <w:pPr>
              <w:pStyle w:val="tablecopy"/>
              <w:keepNext/>
            </w:pPr>
            <w:r>
              <w:t>[</w:t>
            </w:r>
            <w:r w:rsidR="00770D8D" w:rsidRPr="00770D8D">
              <w:t>22.2, 90.9</w:t>
            </w:r>
            <w:r>
              <w:t>]</w:t>
            </w:r>
          </w:p>
        </w:tc>
        <w:tc>
          <w:tcPr>
            <w:tcW w:w="705" w:type="dxa"/>
            <w:tcMar>
              <w:top w:w="40" w:type="dxa"/>
              <w:left w:w="60" w:type="dxa"/>
              <w:bottom w:w="40" w:type="dxa"/>
              <w:right w:w="60" w:type="dxa"/>
            </w:tcMar>
          </w:tcPr>
          <w:p w14:paraId="76292003" w14:textId="77777777" w:rsidR="002D6E78" w:rsidRDefault="002D6E78" w:rsidP="00BD1E86">
            <w:pPr>
              <w:pStyle w:val="tablecopy"/>
              <w:keepNext/>
            </w:pPr>
            <w:r>
              <w:t>Paired t-test</w:t>
            </w:r>
          </w:p>
        </w:tc>
        <w:tc>
          <w:tcPr>
            <w:tcW w:w="454" w:type="dxa"/>
            <w:tcMar>
              <w:top w:w="40" w:type="dxa"/>
              <w:left w:w="60" w:type="dxa"/>
              <w:bottom w:w="40" w:type="dxa"/>
              <w:right w:w="60" w:type="dxa"/>
            </w:tcMar>
          </w:tcPr>
          <w:p w14:paraId="22BE08E1" w14:textId="53455086" w:rsidR="002D6E78" w:rsidRDefault="00770D8D" w:rsidP="00BD1E86">
            <w:pPr>
              <w:pStyle w:val="tablecopy"/>
              <w:keepNext/>
            </w:pPr>
            <w:r w:rsidRPr="00770D8D">
              <w:t>0.006</w:t>
            </w:r>
          </w:p>
        </w:tc>
      </w:tr>
      <w:tr w:rsidR="00770D8D" w14:paraId="37653346" w14:textId="77777777" w:rsidTr="007F1A87">
        <w:trPr>
          <w:cantSplit/>
          <w:jc w:val="center"/>
        </w:trPr>
        <w:tc>
          <w:tcPr>
            <w:tcW w:w="548" w:type="dxa"/>
            <w:tcMar>
              <w:top w:w="40" w:type="dxa"/>
              <w:left w:w="60" w:type="dxa"/>
              <w:bottom w:w="40" w:type="dxa"/>
              <w:right w:w="60" w:type="dxa"/>
            </w:tcMar>
          </w:tcPr>
          <w:p w14:paraId="148CFD12" w14:textId="6A2928C0" w:rsidR="005B4966" w:rsidRPr="00BC2D47" w:rsidRDefault="005B4966" w:rsidP="00BD1E86">
            <w:pPr>
              <w:pStyle w:val="tablecopy"/>
              <w:keepNext/>
              <w:rPr>
                <w:lang w:val="en-US"/>
              </w:rPr>
            </w:pPr>
            <w:r>
              <w:t>Độ lệch tự khai b</w:t>
            </w:r>
          </w:p>
        </w:tc>
        <w:tc>
          <w:tcPr>
            <w:tcW w:w="794" w:type="dxa"/>
            <w:tcMar>
              <w:top w:w="40" w:type="dxa"/>
              <w:left w:w="60" w:type="dxa"/>
              <w:bottom w:w="40" w:type="dxa"/>
              <w:right w:w="60" w:type="dxa"/>
            </w:tcMar>
          </w:tcPr>
          <w:p w14:paraId="7FD55CB9" w14:textId="2209D4C8" w:rsidR="005B4966" w:rsidRDefault="005B4966" w:rsidP="00BD1E86">
            <w:pPr>
              <w:pStyle w:val="tablecopy"/>
              <w:keepNext/>
            </w:pPr>
            <w:r>
              <w:t>269.7±96.8</w:t>
            </w:r>
          </w:p>
        </w:tc>
        <w:tc>
          <w:tcPr>
            <w:tcW w:w="631" w:type="dxa"/>
            <w:tcMar>
              <w:top w:w="40" w:type="dxa"/>
              <w:left w:w="60" w:type="dxa"/>
              <w:bottom w:w="40" w:type="dxa"/>
              <w:right w:w="60" w:type="dxa"/>
            </w:tcMar>
          </w:tcPr>
          <w:p w14:paraId="37532676" w14:textId="3BDF3304" w:rsidR="005B4966" w:rsidRDefault="005B4966" w:rsidP="00BD1E86">
            <w:pPr>
              <w:pStyle w:val="tablecopy"/>
              <w:keepNext/>
            </w:pPr>
            <w:r>
              <w:t>106.8 ± 301.1</w:t>
            </w:r>
          </w:p>
        </w:tc>
        <w:tc>
          <w:tcPr>
            <w:tcW w:w="541" w:type="dxa"/>
            <w:tcMar>
              <w:top w:w="40" w:type="dxa"/>
              <w:left w:w="60" w:type="dxa"/>
              <w:bottom w:w="40" w:type="dxa"/>
              <w:right w:w="60" w:type="dxa"/>
            </w:tcMar>
          </w:tcPr>
          <w:p w14:paraId="0BF73D16" w14:textId="7A39F46B" w:rsidR="005B4966" w:rsidRDefault="00584E7E" w:rsidP="00BD1E86">
            <w:pPr>
              <w:pStyle w:val="tablecopy"/>
              <w:keepNext/>
            </w:pPr>
            <w:r>
              <w:t>162,9</w:t>
            </w:r>
          </w:p>
        </w:tc>
        <w:tc>
          <w:tcPr>
            <w:tcW w:w="541" w:type="dxa"/>
            <w:tcMar>
              <w:top w:w="40" w:type="dxa"/>
              <w:left w:w="60" w:type="dxa"/>
              <w:bottom w:w="40" w:type="dxa"/>
              <w:right w:w="60" w:type="dxa"/>
            </w:tcMar>
          </w:tcPr>
          <w:p w14:paraId="26EF1BA8" w14:textId="76296DAA" w:rsidR="005B4966" w:rsidRDefault="00770D8D" w:rsidP="00BD1E86">
            <w:pPr>
              <w:pStyle w:val="tablecopy"/>
              <w:keepNext/>
            </w:pPr>
            <w:r>
              <w:t>[</w:t>
            </w:r>
            <w:r w:rsidRPr="00770D8D">
              <w:t>-73.7, 321.4</w:t>
            </w:r>
            <w:r>
              <w:t>]</w:t>
            </w:r>
          </w:p>
        </w:tc>
        <w:tc>
          <w:tcPr>
            <w:tcW w:w="705" w:type="dxa"/>
            <w:tcMar>
              <w:top w:w="40" w:type="dxa"/>
              <w:left w:w="60" w:type="dxa"/>
              <w:bottom w:w="40" w:type="dxa"/>
              <w:right w:w="60" w:type="dxa"/>
            </w:tcMar>
          </w:tcPr>
          <w:p w14:paraId="3E04CB61" w14:textId="72AED14B" w:rsidR="005B4966" w:rsidRDefault="00770D8D" w:rsidP="00BD1E86">
            <w:pPr>
              <w:pStyle w:val="tablecopy"/>
              <w:keepNext/>
            </w:pPr>
            <w:r w:rsidRPr="00770D8D">
              <w:t>Wilcoxon signed-rank</w:t>
            </w:r>
          </w:p>
        </w:tc>
        <w:tc>
          <w:tcPr>
            <w:tcW w:w="454" w:type="dxa"/>
            <w:tcMar>
              <w:top w:w="40" w:type="dxa"/>
              <w:left w:w="60" w:type="dxa"/>
              <w:bottom w:w="40" w:type="dxa"/>
              <w:right w:w="60" w:type="dxa"/>
            </w:tcMar>
          </w:tcPr>
          <w:p w14:paraId="58FB2FCA" w14:textId="73E13AB0" w:rsidR="005B4966" w:rsidRDefault="00770D8D" w:rsidP="00BD1E86">
            <w:pPr>
              <w:pStyle w:val="tablecopy"/>
              <w:keepNext/>
            </w:pPr>
            <w:r w:rsidRPr="00770D8D">
              <w:t>0.195</w:t>
            </w:r>
          </w:p>
        </w:tc>
      </w:tr>
    </w:tbl>
    <w:p w14:paraId="13503996" w14:textId="77777777" w:rsidR="00E35E11" w:rsidRDefault="00E35E11">
      <w:pPr>
        <w:pBdr>
          <w:top w:val="nil"/>
          <w:left w:val="nil"/>
          <w:bottom w:val="nil"/>
          <w:right w:val="nil"/>
          <w:between w:val="nil"/>
        </w:pBdr>
        <w:spacing w:line="228" w:lineRule="auto"/>
        <w:ind w:firstLine="288"/>
        <w:jc w:val="both"/>
        <w:rPr>
          <w:color w:val="000000"/>
        </w:rPr>
      </w:pPr>
    </w:p>
    <w:p w14:paraId="22FEEC11" w14:textId="23106809" w:rsidR="00E35E11" w:rsidRDefault="001E5E7B" w:rsidP="00C755C4">
      <w:pPr>
        <w:ind w:firstLine="288"/>
        <w:jc w:val="both"/>
      </w:pPr>
      <w:r w:rsidRPr="001E5E7B">
        <w:t xml:space="preserve">Nhờ áp dụng engine tính toán và dữ liệu thực phẩm chuẩn, NutriAI giảm sai số calo từ 184.6 Kcal </w:t>
      </w:r>
      <w:r w:rsidRPr="001E5E7B">
        <w:lastRenderedPageBreak/>
        <w:t>xuống 32.4 Kcal (độ lệch &lt; 2%), nâng tỷ lệ tuân thủ khoảng đa lượng ADA từ 64% lên 96%</w:t>
      </w:r>
    </w:p>
    <w:p w14:paraId="7F06DAF3" w14:textId="58793A70" w:rsidR="00E35E11" w:rsidRDefault="00BD1E86">
      <w:pPr>
        <w:pStyle w:val="Heading2"/>
        <w:numPr>
          <w:ilvl w:val="1"/>
          <w:numId w:val="2"/>
        </w:numPr>
      </w:pPr>
      <w:r>
        <w:t xml:space="preserve">Hiệu quả Tối ưu </w:t>
      </w:r>
      <w:r w:rsidR="007E7321">
        <w:t>Phản thực</w:t>
      </w:r>
      <w:r>
        <w:t xml:space="preserve"> và Giảm tải đường huyết</w:t>
      </w:r>
    </w:p>
    <w:p w14:paraId="450A9D01" w14:textId="1C1900DE" w:rsidR="00E35E11" w:rsidRDefault="00BD1E86">
      <w:pPr>
        <w:pBdr>
          <w:top w:val="nil"/>
          <w:left w:val="nil"/>
          <w:bottom w:val="nil"/>
          <w:right w:val="nil"/>
          <w:between w:val="nil"/>
        </w:pBdr>
        <w:spacing w:line="228" w:lineRule="auto"/>
        <w:ind w:firstLine="288"/>
        <w:jc w:val="both"/>
        <w:rPr>
          <w:color w:val="000000"/>
        </w:rPr>
      </w:pPr>
      <w:r>
        <w:rPr>
          <w:color w:val="000000"/>
        </w:rPr>
        <w:t xml:space="preserve">Với hơn 30 thực đơn vi phạm, thuật toán tối ưu </w:t>
      </w:r>
      <w:r w:rsidR="007E7321">
        <w:rPr>
          <w:color w:val="000000"/>
        </w:rPr>
        <w:t>phản thực</w:t>
      </w:r>
      <w:r>
        <w:rPr>
          <w:color w:val="000000"/>
        </w:rPr>
        <w:t xml:space="preserve"> đã tự động chuyển đổi thành công 100% nguyên liệu rủi ro cao sang thực phẩm bản địa GI thấp. Tải lượng đường huyết trung bình (GL) giảm từ 38.6 ± 5.8 xuống 17.2 ± 3.1 (giảm 55.4%), giúp đỉnh đường huyết sau ăn dự báo giảm từ 182.4 mg/dL về 128.6 mg/dL (dưới ngưỡng an toàn 140 mg/dL), trong khi độ lệch calo tổng thể chỉ ở mức 2.3%.</w:t>
      </w:r>
    </w:p>
    <w:p w14:paraId="64C40030" w14:textId="066B15E7" w:rsidR="00CE5CE8" w:rsidRPr="00CE5CE8" w:rsidRDefault="00CE5CE8" w:rsidP="00CE5CE8">
      <w:pPr>
        <w:pStyle w:val="Heading1"/>
      </w:pPr>
      <w:r w:rsidRPr="00CE5CE8">
        <w:t xml:space="preserve">Lời </w:t>
      </w:r>
      <w:r>
        <w:t>cảm ơn</w:t>
      </w:r>
    </w:p>
    <w:p w14:paraId="4E481C49" w14:textId="77777777" w:rsidR="00CE5CE8" w:rsidRDefault="00CE5CE8" w:rsidP="00CE5CE8">
      <w:pPr>
        <w:ind w:firstLine="288"/>
        <w:jc w:val="both"/>
      </w:pPr>
      <w:r>
        <w:t>Nhóm tác giả xin chân thành cảm ơn Ban Giám đốc cùng đội ngũ y bác sĩ đã hỗ trợ tư vấn chuyên môn lâm sàng. Cảm ơn Khoa Khoa học Dữ liệu, Trường Đại học Y tế Công cộng Hà Nội đã hỗ trợ hạ tầng công nghệ và môi trường nghiên cứu hoàn thành công trình này.</w:t>
      </w:r>
    </w:p>
    <w:p w14:paraId="770F5E3E" w14:textId="77777777" w:rsidR="00CE5CE8" w:rsidRDefault="00CE5CE8">
      <w:pPr>
        <w:pBdr>
          <w:top w:val="nil"/>
          <w:left w:val="nil"/>
          <w:bottom w:val="nil"/>
          <w:right w:val="nil"/>
          <w:between w:val="nil"/>
        </w:pBdr>
        <w:spacing w:line="228" w:lineRule="auto"/>
        <w:ind w:firstLine="288"/>
        <w:jc w:val="both"/>
        <w:rPr>
          <w:color w:val="000000"/>
        </w:rPr>
      </w:pPr>
    </w:p>
    <w:p w14:paraId="358985B2" w14:textId="77777777" w:rsidR="00CE5CE8" w:rsidRDefault="00CE5CE8">
      <w:pPr>
        <w:pBdr>
          <w:top w:val="nil"/>
          <w:left w:val="nil"/>
          <w:bottom w:val="nil"/>
          <w:right w:val="nil"/>
          <w:between w:val="nil"/>
        </w:pBdr>
        <w:spacing w:line="228" w:lineRule="auto"/>
        <w:ind w:firstLine="288"/>
        <w:jc w:val="both"/>
        <w:rPr>
          <w:color w:val="000000"/>
        </w:rPr>
      </w:pPr>
    </w:p>
    <w:p w14:paraId="43360B9A" w14:textId="77777777" w:rsidR="00E35E11" w:rsidRDefault="00BD1E86">
      <w:pPr>
        <w:pStyle w:val="Heading1"/>
        <w:numPr>
          <w:ilvl w:val="0"/>
          <w:numId w:val="1"/>
        </w:numPr>
      </w:pPr>
      <w:r>
        <w:t>KẾT LUẬN - HƯỚNG PHÁT TRIỂN</w:t>
      </w:r>
    </w:p>
    <w:p w14:paraId="3A5F3B5B" w14:textId="65FBDC96" w:rsidR="001E5E7B" w:rsidRPr="001E5E7B" w:rsidRDefault="001E5E7B" w:rsidP="001E5E7B">
      <w:pPr>
        <w:pBdr>
          <w:top w:val="nil"/>
          <w:left w:val="nil"/>
          <w:bottom w:val="nil"/>
          <w:right w:val="nil"/>
          <w:between w:val="nil"/>
        </w:pBdr>
        <w:spacing w:line="228" w:lineRule="auto"/>
        <w:ind w:firstLine="288"/>
        <w:jc w:val="both"/>
        <w:rPr>
          <w:color w:val="000000"/>
        </w:rPr>
      </w:pPr>
      <w:r w:rsidRPr="001E5E7B">
        <w:rPr>
          <w:color w:val="000000"/>
        </w:rPr>
        <w:t xml:space="preserve">Nghiên cứu xây dựng thành công hệ thống AI-Agent NutriAI ứng dụng mô hình OpenAI GPT-OSS-120B trên Groq LPU phục vụ đề xuất thực đơn dinh dưỡng cá nhân hóa cho người đái tháo đường. Kiến trúc Đa tác tử đã giải quyết thách thức ảo giác calo và thích ứng thực phẩm Việt Nam thông qua CSDL FCDB, cơ chế kiểm duyệt hai lớp  và giải thuật tối ưu phản nghiệm đưa PPG về dưới 140 mg/dL. </w:t>
      </w:r>
    </w:p>
    <w:p w14:paraId="0B67DD6D" w14:textId="2CF779EF" w:rsidR="00E35E11" w:rsidRDefault="001E5E7B" w:rsidP="001E5E7B">
      <w:pPr>
        <w:pBdr>
          <w:top w:val="nil"/>
          <w:left w:val="nil"/>
          <w:bottom w:val="nil"/>
          <w:right w:val="nil"/>
          <w:between w:val="nil"/>
        </w:pBdr>
        <w:spacing w:line="228" w:lineRule="auto"/>
        <w:ind w:firstLine="288"/>
        <w:jc w:val="both"/>
        <w:rPr>
          <w:strike/>
          <w:color w:val="000000"/>
        </w:rPr>
      </w:pPr>
      <w:r w:rsidRPr="001E5E7B">
        <w:rPr>
          <w:color w:val="000000"/>
        </w:rPr>
        <w:t>Hướng phát triển tiếp theo</w:t>
      </w:r>
      <w:r>
        <w:rPr>
          <w:color w:val="000000"/>
        </w:rPr>
        <w:t xml:space="preserve">: </w:t>
      </w:r>
      <w:r>
        <w:t>Nghiên cứu can thiệp có đối chứng</w:t>
      </w:r>
      <w:r>
        <w:rPr>
          <w:color w:val="000000"/>
        </w:rPr>
        <w:t>,</w:t>
      </w:r>
      <w:r w:rsidRPr="001E5E7B">
        <w:rPr>
          <w:color w:val="000000"/>
        </w:rPr>
        <w:t xml:space="preserve"> tích hợp dữ liệu cảm biến đo đường huyết liên tục theo thời gian thực</w:t>
      </w:r>
      <w:r>
        <w:rPr>
          <w:color w:val="000000"/>
        </w:rPr>
        <w:t>,</w:t>
      </w:r>
      <w:r w:rsidRPr="001E5E7B">
        <w:rPr>
          <w:color w:val="000000"/>
        </w:rPr>
        <w:t xml:space="preserve"> mở rộng mô hình cho các bệnh lý đồng mắc phức tạp</w:t>
      </w:r>
      <w:r w:rsidR="0036274C">
        <w:t>.</w:t>
      </w:r>
    </w:p>
    <w:p w14:paraId="2AA66734" w14:textId="77777777" w:rsidR="00E35E11" w:rsidRDefault="00BD1E86">
      <w:pPr>
        <w:pStyle w:val="Heading5"/>
      </w:pPr>
      <w:r>
        <w:t>REFERENCES</w:t>
      </w:r>
    </w:p>
    <w:p w14:paraId="4CD2101B" w14:textId="77777777" w:rsidR="00E35E11" w:rsidRDefault="00E35E11"/>
    <w:p w14:paraId="31C0A9F6"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American Diabetes Association, “Standards of Care in Diabetes—2026,” Diabetes Care, vol. 49, no. Suppl. 1, pp. S67–S88, 2026.</w:t>
      </w:r>
    </w:p>
    <w:p w14:paraId="47450727"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Bộ Y tế Việt Nam, Hướng dẫn chẩn đoán và điều trị đái tháo đường típ 2, Quyết định 5481/QĐ-BYT, Hà Nội: NXB Y học, 2020.</w:t>
      </w:r>
    </w:p>
    <w:p w14:paraId="3E303344"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A. B. Evert et al., “Nutrition Therapy for Adults With Diabetes or Prediabetes,” Diabetes Care, vol. 42, no. 5, pp. 731–754, 2019.</w:t>
      </w:r>
    </w:p>
    <w:p w14:paraId="5A2B9836"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P. Rajpurkar, E. Chen, O. Banerjee, and E. J. Topol, “AI in health and medicine,” Nature Medicine, vol. 28, no. 1, pp. 31–38, 2022.</w:t>
      </w:r>
    </w:p>
    <w:p w14:paraId="557B27A8"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A. J. Thirunavukarasu et al., “Large language models in medicine,” Nature Medicine, vol. 29, no. 8, pp. 1930–1940, 2023.</w:t>
      </w:r>
    </w:p>
    <w:p w14:paraId="70AD4247"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M. Abdur Rahman et al., “Generative AI in Precision Nutrition,” J. AI Healthcare, vol. 4, no. 1, pp. 102–119, 2026.</w:t>
      </w:r>
    </w:p>
    <w:p w14:paraId="41D48D5D"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A. K. Gavai and J. van Hillegersberg, “RAG-based digital health solution for diabetes,” PLOS Digit. Health, vol. 4, p. e0000452, 2025.</w:t>
      </w:r>
    </w:p>
    <w:p w14:paraId="123FEE19"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M. Xu, “A Closed-Loop MAS Driven by LLMs for Nutrition Management,” IEEE Trans. Cybern., vol. 56, pp. 450–462, 2026.</w:t>
      </w:r>
    </w:p>
    <w:p w14:paraId="399DE93C"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Y. Wang et al., “An LLM-RAG Approach for HEI-Informed Recommendations,” IEEE JBHI, vol. 30, no. 2, pp. 815–826, 2026.</w:t>
      </w:r>
    </w:p>
    <w:p w14:paraId="7A096674"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A. Arefeen et al., “MetaPlate: Counterfactual-Guided RAG-LLM for Hyperglycemia,” IEEE JBHI, vol. 30, no. 1, pp. 340–351, 2026.</w:t>
      </w:r>
    </w:p>
    <w:p w14:paraId="55AC712B"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M. D. Mifflin et al., “A new predictive equation for resting energy expenditure,” Am. J. Clin. Nutr., vol. 51, pp. 241–247, 1990.</w:t>
      </w:r>
    </w:p>
    <w:p w14:paraId="537E505E"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Viện Dinh dưỡng Quốc gia, Bảng Thành phần Thực phẩm Việt Nam (FCDB 2017), Hà Nội: NXB Y học, 2017.</w:t>
      </w:r>
    </w:p>
    <w:p w14:paraId="2FDE0682"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J. Brooke, “SUS-A quick and dirty usability scale,” Usability Evaluation in Industry, vol. 189, pp. 4–7, 1996.</w:t>
      </w:r>
    </w:p>
    <w:p w14:paraId="73AC7354" w14:textId="77777777" w:rsidR="00E35E11" w:rsidRDefault="00BD1E86">
      <w:pPr>
        <w:numPr>
          <w:ilvl w:val="0"/>
          <w:numId w:val="4"/>
        </w:numPr>
        <w:pBdr>
          <w:top w:val="nil"/>
          <w:left w:val="nil"/>
          <w:bottom w:val="nil"/>
          <w:right w:val="nil"/>
          <w:between w:val="nil"/>
        </w:pBdr>
        <w:spacing w:after="50" w:line="180" w:lineRule="auto"/>
        <w:jc w:val="both"/>
      </w:pPr>
      <w:r>
        <w:rPr>
          <w:color w:val="000000"/>
          <w:sz w:val="16"/>
          <w:szCs w:val="16"/>
        </w:rPr>
        <w:t>A. Bangor, P. T. Kortum, and J. T. Miller, “An Empirical Evaluation of the SUS,” Int. J. Hum.-Comput. Interact., vol. 24, pp. 574–594, 2008.</w:t>
      </w:r>
    </w:p>
    <w:p w14:paraId="39D15002" w14:textId="77777777" w:rsidR="00E35E11" w:rsidRDefault="00BD1E86">
      <w:pPr>
        <w:numPr>
          <w:ilvl w:val="0"/>
          <w:numId w:val="4"/>
        </w:numPr>
        <w:pBdr>
          <w:top w:val="nil"/>
          <w:left w:val="nil"/>
          <w:bottom w:val="nil"/>
          <w:right w:val="nil"/>
          <w:between w:val="nil"/>
        </w:pBdr>
        <w:spacing w:after="50" w:line="180" w:lineRule="auto"/>
        <w:jc w:val="both"/>
        <w:sectPr w:rsidR="00E35E11">
          <w:type w:val="continuous"/>
          <w:pgSz w:w="11907" w:h="16840"/>
          <w:pgMar w:top="1531" w:right="1559" w:bottom="3005" w:left="1559" w:header="964" w:footer="2552" w:gutter="0"/>
          <w:cols w:num="2" w:space="720" w:equalWidth="0">
            <w:col w:w="4214" w:space="360"/>
            <w:col w:w="4214" w:space="0"/>
          </w:cols>
        </w:sectPr>
      </w:pPr>
      <w:r>
        <w:rPr>
          <w:color w:val="000000"/>
          <w:sz w:val="16"/>
          <w:szCs w:val="16"/>
        </w:rPr>
        <w:t>Z. Yang et al., “ChatDiet: Empowering nutrition-oriented chatbots through LLMs,” Smart Health, vol. 35, p. 100482, 2025.</w:t>
      </w:r>
    </w:p>
    <w:p w14:paraId="2DF7252F" w14:textId="5AC27159" w:rsidR="00E35E11" w:rsidRDefault="00E35E11">
      <w:pPr>
        <w:pBdr>
          <w:top w:val="nil"/>
          <w:left w:val="nil"/>
          <w:bottom w:val="nil"/>
          <w:right w:val="nil"/>
          <w:between w:val="nil"/>
        </w:pBdr>
        <w:spacing w:before="80" w:after="200"/>
        <w:jc w:val="both"/>
        <w:rPr>
          <w:color w:val="000000"/>
          <w:sz w:val="16"/>
          <w:szCs w:val="16"/>
        </w:rPr>
      </w:pPr>
    </w:p>
    <w:sectPr w:rsidR="00E35E11">
      <w:pgSz w:w="11907" w:h="16840"/>
      <w:pgMar w:top="1701" w:right="1701" w:bottom="2835" w:left="1418" w:header="964" w:footer="22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50474C" w14:textId="77777777" w:rsidR="004A1878" w:rsidRDefault="004A1878">
      <w:r>
        <w:separator/>
      </w:r>
    </w:p>
  </w:endnote>
  <w:endnote w:type="continuationSeparator" w:id="0">
    <w:p w14:paraId="38EB6FC2" w14:textId="77777777" w:rsidR="004A1878" w:rsidRDefault="004A1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embedRegular r:id="rId1" w:fontKey="{29F36AB1-ABE8-4D30-9233-425792A2A76F}"/>
  </w:font>
  <w:font w:name="Georgia">
    <w:panose1 w:val="02040502050405020303"/>
    <w:charset w:val="00"/>
    <w:family w:val="roman"/>
    <w:pitch w:val="variable"/>
    <w:sig w:usb0="00000287" w:usb1="00000000" w:usb2="00000000" w:usb3="00000000" w:csb0="0000009F" w:csb1="00000000"/>
    <w:embedItalic r:id="rId2" w:fontKey="{2C8AB11B-877E-4BB8-8FF1-B1451978CFCC}"/>
  </w:font>
  <w:font w:name="Noto Sans Symbols">
    <w:charset w:val="00"/>
    <w:family w:val="auto"/>
    <w:pitch w:val="default"/>
    <w:embedRegular r:id="rId3" w:fontKey="{5881811C-ADC0-4D73-8361-BCFFB8CF0CB9}"/>
  </w:font>
  <w:font w:name="Cambria Math">
    <w:panose1 w:val="02040503050406030204"/>
    <w:charset w:val="00"/>
    <w:family w:val="roman"/>
    <w:pitch w:val="variable"/>
    <w:sig w:usb0="E00006FF" w:usb1="420024FF" w:usb2="02000000" w:usb3="00000000" w:csb0="0000019F" w:csb1="00000000"/>
    <w:embedRegular r:id="rId4" w:fontKey="{E2C40915-7D55-4143-9A4F-4B9042AD1C6B}"/>
    <w:embedItalic r:id="rId5" w:fontKey="{C3F99994-90D8-4461-B2FC-9756CA194B13}"/>
  </w:font>
  <w:font w:name="Calibri Light">
    <w:panose1 w:val="020F0302020204030204"/>
    <w:charset w:val="00"/>
    <w:family w:val="swiss"/>
    <w:pitch w:val="variable"/>
    <w:sig w:usb0="E4002EFF" w:usb1="C000247B" w:usb2="00000009" w:usb3="00000000" w:csb0="000001FF" w:csb1="00000000"/>
    <w:embedRegular r:id="rId6" w:fontKey="{DDECEDD5-143F-449C-A040-742E04CC6C00}"/>
  </w:font>
  <w:font w:name="Calibri">
    <w:panose1 w:val="020F0502020204030204"/>
    <w:charset w:val="00"/>
    <w:family w:val="swiss"/>
    <w:pitch w:val="variable"/>
    <w:sig w:usb0="E4002EFF" w:usb1="C000247B" w:usb2="00000009" w:usb3="00000000" w:csb0="000001FF" w:csb1="00000000"/>
    <w:embedRegular r:id="rId7" w:fontKey="{1E7E22F5-F709-43C8-ACF5-86CCEC9F1FE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A1FA19" w14:textId="77777777" w:rsidR="004A1878" w:rsidRDefault="004A1878">
      <w:r>
        <w:separator/>
      </w:r>
    </w:p>
  </w:footnote>
  <w:footnote w:type="continuationSeparator" w:id="0">
    <w:p w14:paraId="2CB1A3F5" w14:textId="77777777" w:rsidR="004A1878" w:rsidRDefault="004A1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352CF" w14:textId="77777777" w:rsidR="00E35E11" w:rsidRDefault="00BD1E86">
    <w:pPr>
      <w:rPr>
        <w:i/>
        <w:iCs/>
        <w:color w:val="000000"/>
        <w:sz w:val="17"/>
        <w:szCs w:val="17"/>
      </w:rPr>
    </w:pPr>
    <w:r>
      <w:rPr>
        <w:i/>
        <w:iCs/>
        <w:sz w:val="17"/>
        <w:szCs w:val="17"/>
      </w:rPr>
      <w:t>Hội thảo quốc gia lần thứ XXIX: Một số vấn đề chọn lọc của Công nghệ thông tin và truyền thông – Hà Nội, 7-8/11/2026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164F4"/>
    <w:multiLevelType w:val="multilevel"/>
    <w:tmpl w:val="5AAA8EBA"/>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6C7A4B"/>
    <w:multiLevelType w:val="multilevel"/>
    <w:tmpl w:val="E222EE44"/>
    <w:lvl w:ilvl="0">
      <w:start w:val="1"/>
      <w:numFmt w:val="upperRoman"/>
      <w:pStyle w:val="bulletlist"/>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 w15:restartNumberingAfterBreak="0">
    <w:nsid w:val="1B536D4C"/>
    <w:multiLevelType w:val="multilevel"/>
    <w:tmpl w:val="AD9231F0"/>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C306324"/>
    <w:multiLevelType w:val="multilevel"/>
    <w:tmpl w:val="72BC1C50"/>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7CA79FF"/>
    <w:multiLevelType w:val="multilevel"/>
    <w:tmpl w:val="DA72E5F4"/>
    <w:lvl w:ilvl="0">
      <w:start w:val="1"/>
      <w:numFmt w:val="upperRoman"/>
      <w:pStyle w:val="figurecaption"/>
      <w:lvlText w:val="%1."/>
      <w:lvlJc w:val="center"/>
      <w:pPr>
        <w:ind w:left="0" w:firstLine="216"/>
      </w:pPr>
      <w:rPr>
        <w:rFonts w:ascii="Times New Roman" w:eastAsia="Times New Roman" w:hAnsi="Times New Roman" w:cs="Times New Roman" w:hint="default"/>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hint="default"/>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hint="default"/>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hint="default"/>
        <w:b w:val="0"/>
        <w:bCs w:val="0"/>
        <w:i/>
        <w:iCs/>
        <w:sz w:val="20"/>
        <w:szCs w:val="20"/>
      </w:rPr>
    </w:lvl>
    <w:lvl w:ilvl="4">
      <w:start w:val="1"/>
      <w:numFmt w:val="decimal"/>
      <w:lvlText w:val=""/>
      <w:lvlJc w:val="left"/>
      <w:pPr>
        <w:ind w:left="2880" w:hanging="2880"/>
      </w:pPr>
      <w:rPr>
        <w:rFonts w:hint="default"/>
      </w:rPr>
    </w:lvl>
    <w:lvl w:ilvl="5">
      <w:start w:val="1"/>
      <w:numFmt w:val="lowerLetter"/>
      <w:lvlText w:val="(%6)"/>
      <w:lvlJc w:val="left"/>
      <w:pPr>
        <w:ind w:left="3600" w:hanging="3600"/>
      </w:pPr>
      <w:rPr>
        <w:rFonts w:hint="default"/>
      </w:rPr>
    </w:lvl>
    <w:lvl w:ilvl="6">
      <w:start w:val="1"/>
      <w:numFmt w:val="lowerRoman"/>
      <w:lvlText w:val="(%7)"/>
      <w:lvlJc w:val="left"/>
      <w:pPr>
        <w:ind w:left="4320" w:hanging="4320"/>
      </w:pPr>
      <w:rPr>
        <w:rFonts w:hint="default"/>
      </w:rPr>
    </w:lvl>
    <w:lvl w:ilvl="7">
      <w:start w:val="1"/>
      <w:numFmt w:val="lowerLetter"/>
      <w:lvlText w:val="(%8)"/>
      <w:lvlJc w:val="left"/>
      <w:pPr>
        <w:ind w:left="5040" w:hanging="5040"/>
      </w:pPr>
      <w:rPr>
        <w:rFonts w:hint="default"/>
      </w:rPr>
    </w:lvl>
    <w:lvl w:ilvl="8">
      <w:start w:val="1"/>
      <w:numFmt w:val="lowerRoman"/>
      <w:lvlText w:val="(%9)"/>
      <w:lvlJc w:val="left"/>
      <w:pPr>
        <w:ind w:left="5760" w:hanging="5760"/>
      </w:pPr>
      <w:rPr>
        <w:rFonts w:hint="default"/>
      </w:rPr>
    </w:lvl>
  </w:abstractNum>
  <w:abstractNum w:abstractNumId="5" w15:restartNumberingAfterBreak="0">
    <w:nsid w:val="5B842C37"/>
    <w:multiLevelType w:val="multilevel"/>
    <w:tmpl w:val="E5E2B71E"/>
    <w:lvl w:ilvl="0">
      <w:start w:val="1"/>
      <w:numFmt w:val="upperRoman"/>
      <w:pStyle w:val="footnote"/>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abstractNumId w:val="1"/>
  </w:num>
  <w:num w:numId="2">
    <w:abstractNumId w:val="4"/>
  </w:num>
  <w:num w:numId="3">
    <w:abstractNumId w:val="5"/>
  </w:num>
  <w:num w:numId="4">
    <w:abstractNumId w:val="0"/>
  </w:num>
  <w:num w:numId="5">
    <w:abstractNumId w:val="3"/>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E11"/>
    <w:rsid w:val="00017518"/>
    <w:rsid w:val="000A1079"/>
    <w:rsid w:val="00106F15"/>
    <w:rsid w:val="001C3945"/>
    <w:rsid w:val="001E5E7B"/>
    <w:rsid w:val="001E6B53"/>
    <w:rsid w:val="002564C7"/>
    <w:rsid w:val="00275736"/>
    <w:rsid w:val="002D6E78"/>
    <w:rsid w:val="0032229A"/>
    <w:rsid w:val="00332738"/>
    <w:rsid w:val="0036274C"/>
    <w:rsid w:val="00367549"/>
    <w:rsid w:val="0042342F"/>
    <w:rsid w:val="00485128"/>
    <w:rsid w:val="004A1878"/>
    <w:rsid w:val="004B4479"/>
    <w:rsid w:val="004E39E6"/>
    <w:rsid w:val="004F58FF"/>
    <w:rsid w:val="00584E7E"/>
    <w:rsid w:val="005B4966"/>
    <w:rsid w:val="005D07F5"/>
    <w:rsid w:val="006472F1"/>
    <w:rsid w:val="00655B9D"/>
    <w:rsid w:val="00662E62"/>
    <w:rsid w:val="00730F89"/>
    <w:rsid w:val="00770D8D"/>
    <w:rsid w:val="007E7321"/>
    <w:rsid w:val="007F1A87"/>
    <w:rsid w:val="00825060"/>
    <w:rsid w:val="00847D3E"/>
    <w:rsid w:val="008563BA"/>
    <w:rsid w:val="008A5041"/>
    <w:rsid w:val="009E1026"/>
    <w:rsid w:val="00A161BD"/>
    <w:rsid w:val="00A95E30"/>
    <w:rsid w:val="00B367F9"/>
    <w:rsid w:val="00B61D18"/>
    <w:rsid w:val="00BC2D47"/>
    <w:rsid w:val="00BD1E86"/>
    <w:rsid w:val="00C00275"/>
    <w:rsid w:val="00C755C4"/>
    <w:rsid w:val="00CE5CE8"/>
    <w:rsid w:val="00DA6B77"/>
    <w:rsid w:val="00DE5039"/>
    <w:rsid w:val="00E35E11"/>
    <w:rsid w:val="00E676F7"/>
    <w:rsid w:val="00EE5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B9FB"/>
  <w15:docId w15:val="{B0308AE5-1CAF-48EC-BCBB-06F19A10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tabs>
        <w:tab w:val="left" w:pos="216"/>
      </w:tabs>
      <w:spacing w:before="160" w:after="80"/>
      <w:ind w:firstLine="216"/>
      <w:outlineLvl w:val="0"/>
    </w:pPr>
    <w:rPr>
      <w:smallCaps/>
    </w:rPr>
  </w:style>
  <w:style w:type="paragraph" w:styleId="Heading2">
    <w:name w:val="heading 2"/>
    <w:basedOn w:val="Normal"/>
    <w:next w:val="Normal"/>
    <w:unhideWhenUsed/>
    <w:qFormat/>
    <w:pPr>
      <w:keepNext/>
      <w:keepLines/>
      <w:spacing w:before="120" w:after="60"/>
      <w:ind w:left="288" w:hanging="288"/>
      <w:jc w:val="left"/>
      <w:outlineLvl w:val="1"/>
    </w:pPr>
    <w:rPr>
      <w:i/>
      <w:iCs/>
    </w:rPr>
  </w:style>
  <w:style w:type="paragraph" w:styleId="Heading3">
    <w:name w:val="heading 3"/>
    <w:basedOn w:val="Normal"/>
    <w:next w:val="Normal"/>
    <w:unhideWhenUsed/>
    <w:qFormat/>
    <w:pPr>
      <w:ind w:firstLine="180"/>
      <w:jc w:val="both"/>
      <w:outlineLvl w:val="2"/>
    </w:pPr>
    <w:rPr>
      <w:i/>
      <w:iCs/>
    </w:rPr>
  </w:style>
  <w:style w:type="paragraph" w:styleId="Heading4">
    <w:name w:val="heading 4"/>
    <w:basedOn w:val="Normal"/>
    <w:next w:val="Normal"/>
    <w:unhideWhenUsed/>
    <w:qFormat/>
    <w:pPr>
      <w:spacing w:before="40" w:after="40"/>
      <w:ind w:firstLine="360"/>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Abstract">
    <w:name w:val="Abstract"/>
    <w:pPr>
      <w:spacing w:after="200"/>
      <w:jc w:val="both"/>
    </w:pPr>
    <w:rPr>
      <w:b/>
      <w:bCs/>
      <w:sz w:val="18"/>
      <w:szCs w:val="18"/>
    </w:rPr>
  </w:style>
  <w:style w:type="paragraph" w:customStyle="1" w:styleId="Affiliation">
    <w:name w:val="Affiliation"/>
  </w:style>
  <w:style w:type="paragraph" w:customStyle="1" w:styleId="Author">
    <w:name w:val="Author"/>
    <w:pPr>
      <w:spacing w:before="360" w:after="40"/>
    </w:pPr>
    <w:rPr>
      <w:noProof/>
      <w:sz w:val="22"/>
      <w:szCs w:val="22"/>
    </w:rPr>
  </w:style>
  <w:style w:type="paragraph" w:styleId="BodyText">
    <w:name w:val="Body Text"/>
    <w:basedOn w:val="Normal"/>
    <w:pPr>
      <w:spacing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pPr>
      <w:spacing w:after="120"/>
    </w:pPr>
    <w:rPr>
      <w:rFonts w:eastAsia="MS Mincho"/>
      <w:noProof/>
      <w:sz w:val="48"/>
      <w:szCs w:val="48"/>
    </w:rPr>
  </w:style>
  <w:style w:type="paragraph" w:customStyle="1" w:styleId="references">
    <w:name w:val="references"/>
    <w:pPr>
      <w:numPr>
        <w:numId w:val="6"/>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tabs>
        <w:tab w:val="num" w:pos="720"/>
      </w:tabs>
      <w:spacing w:before="240" w:after="120" w:line="216" w:lineRule="auto"/>
      <w:ind w:left="720" w:hanging="720"/>
    </w:pPr>
    <w:rPr>
      <w:smallCaps/>
      <w:noProof/>
      <w:sz w:val="16"/>
      <w:szCs w:val="16"/>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lang w:val="en-US" w:eastAsia="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link w:val="Footer"/>
    <w:uiPriority w:val="99"/>
    <w:rPr>
      <w:lang w:val="en-US" w:eastAsia="en-US"/>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styleId="Hyperlink">
    <w:name w:val="Hyperlink"/>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106F1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874246">
      <w:bodyDiv w:val="1"/>
      <w:marLeft w:val="0"/>
      <w:marRight w:val="0"/>
      <w:marTop w:val="0"/>
      <w:marBottom w:val="0"/>
      <w:divBdr>
        <w:top w:val="none" w:sz="0" w:space="0" w:color="auto"/>
        <w:left w:val="none" w:sz="0" w:space="0" w:color="auto"/>
        <w:bottom w:val="none" w:sz="0" w:space="0" w:color="auto"/>
        <w:right w:val="none" w:sz="0" w:space="0" w:color="auto"/>
      </w:divBdr>
    </w:div>
    <w:div w:id="384641331">
      <w:bodyDiv w:val="1"/>
      <w:marLeft w:val="0"/>
      <w:marRight w:val="0"/>
      <w:marTop w:val="0"/>
      <w:marBottom w:val="0"/>
      <w:divBdr>
        <w:top w:val="none" w:sz="0" w:space="0" w:color="auto"/>
        <w:left w:val="none" w:sz="0" w:space="0" w:color="auto"/>
        <w:bottom w:val="none" w:sz="0" w:space="0" w:color="auto"/>
        <w:right w:val="none" w:sz="0" w:space="0" w:color="auto"/>
      </w:divBdr>
    </w:div>
    <w:div w:id="1087505393">
      <w:bodyDiv w:val="1"/>
      <w:marLeft w:val="0"/>
      <w:marRight w:val="0"/>
      <w:marTop w:val="0"/>
      <w:marBottom w:val="0"/>
      <w:divBdr>
        <w:top w:val="none" w:sz="0" w:space="0" w:color="auto"/>
        <w:left w:val="none" w:sz="0" w:space="0" w:color="auto"/>
        <w:bottom w:val="none" w:sz="0" w:space="0" w:color="auto"/>
        <w:right w:val="none" w:sz="0" w:space="0" w:color="auto"/>
      </w:divBdr>
    </w:div>
    <w:div w:id="1383015422">
      <w:bodyDiv w:val="1"/>
      <w:marLeft w:val="0"/>
      <w:marRight w:val="0"/>
      <w:marTop w:val="0"/>
      <w:marBottom w:val="0"/>
      <w:divBdr>
        <w:top w:val="none" w:sz="0" w:space="0" w:color="auto"/>
        <w:left w:val="none" w:sz="0" w:space="0" w:color="auto"/>
        <w:bottom w:val="none" w:sz="0" w:space="0" w:color="auto"/>
        <w:right w:val="none" w:sz="0" w:space="0" w:color="auto"/>
      </w:divBdr>
    </w:div>
    <w:div w:id="1384133358">
      <w:bodyDiv w:val="1"/>
      <w:marLeft w:val="0"/>
      <w:marRight w:val="0"/>
      <w:marTop w:val="0"/>
      <w:marBottom w:val="0"/>
      <w:divBdr>
        <w:top w:val="none" w:sz="0" w:space="0" w:color="auto"/>
        <w:left w:val="none" w:sz="0" w:space="0" w:color="auto"/>
        <w:bottom w:val="none" w:sz="0" w:space="0" w:color="auto"/>
        <w:right w:val="none" w:sz="0" w:space="0" w:color="auto"/>
      </w:divBdr>
    </w:div>
    <w:div w:id="1558281668">
      <w:bodyDiv w:val="1"/>
      <w:marLeft w:val="0"/>
      <w:marRight w:val="0"/>
      <w:marTop w:val="0"/>
      <w:marBottom w:val="0"/>
      <w:divBdr>
        <w:top w:val="none" w:sz="0" w:space="0" w:color="auto"/>
        <w:left w:val="none" w:sz="0" w:space="0" w:color="auto"/>
        <w:bottom w:val="none" w:sz="0" w:space="0" w:color="auto"/>
        <w:right w:val="none" w:sz="0" w:space="0" w:color="auto"/>
      </w:divBdr>
    </w:div>
    <w:div w:id="1576238591">
      <w:bodyDiv w:val="1"/>
      <w:marLeft w:val="0"/>
      <w:marRight w:val="0"/>
      <w:marTop w:val="0"/>
      <w:marBottom w:val="0"/>
      <w:divBdr>
        <w:top w:val="none" w:sz="0" w:space="0" w:color="auto"/>
        <w:left w:val="none" w:sz="0" w:space="0" w:color="auto"/>
        <w:bottom w:val="none" w:sz="0" w:space="0" w:color="auto"/>
        <w:right w:val="none" w:sz="0" w:space="0" w:color="auto"/>
      </w:divBdr>
      <w:divsChild>
        <w:div w:id="925188603">
          <w:marLeft w:val="0"/>
          <w:marRight w:val="0"/>
          <w:marTop w:val="0"/>
          <w:marBottom w:val="0"/>
          <w:divBdr>
            <w:top w:val="none" w:sz="0" w:space="0" w:color="auto"/>
            <w:left w:val="none" w:sz="0" w:space="0" w:color="auto"/>
            <w:bottom w:val="none" w:sz="0" w:space="0" w:color="auto"/>
            <w:right w:val="none" w:sz="0" w:space="0" w:color="auto"/>
          </w:divBdr>
          <w:divsChild>
            <w:div w:id="1217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1494">
      <w:bodyDiv w:val="1"/>
      <w:marLeft w:val="0"/>
      <w:marRight w:val="0"/>
      <w:marTop w:val="0"/>
      <w:marBottom w:val="0"/>
      <w:divBdr>
        <w:top w:val="none" w:sz="0" w:space="0" w:color="auto"/>
        <w:left w:val="none" w:sz="0" w:space="0" w:color="auto"/>
        <w:bottom w:val="none" w:sz="0" w:space="0" w:color="auto"/>
        <w:right w:val="none" w:sz="0" w:space="0" w:color="auto"/>
      </w:divBdr>
    </w:div>
    <w:div w:id="1960800378">
      <w:bodyDiv w:val="1"/>
      <w:marLeft w:val="0"/>
      <w:marRight w:val="0"/>
      <w:marTop w:val="0"/>
      <w:marBottom w:val="0"/>
      <w:divBdr>
        <w:top w:val="none" w:sz="0" w:space="0" w:color="auto"/>
        <w:left w:val="none" w:sz="0" w:space="0" w:color="auto"/>
        <w:bottom w:val="none" w:sz="0" w:space="0" w:color="auto"/>
        <w:right w:val="none" w:sz="0" w:space="0" w:color="auto"/>
      </w:divBdr>
      <w:divsChild>
        <w:div w:id="2127457477">
          <w:marLeft w:val="0"/>
          <w:marRight w:val="0"/>
          <w:marTop w:val="0"/>
          <w:marBottom w:val="0"/>
          <w:divBdr>
            <w:top w:val="none" w:sz="0" w:space="0" w:color="auto"/>
            <w:left w:val="none" w:sz="0" w:space="0" w:color="auto"/>
            <w:bottom w:val="none" w:sz="0" w:space="0" w:color="auto"/>
            <w:right w:val="none" w:sz="0" w:space="0" w:color="auto"/>
          </w:divBdr>
          <w:divsChild>
            <w:div w:id="62465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4307">
      <w:bodyDiv w:val="1"/>
      <w:marLeft w:val="0"/>
      <w:marRight w:val="0"/>
      <w:marTop w:val="0"/>
      <w:marBottom w:val="0"/>
      <w:divBdr>
        <w:top w:val="none" w:sz="0" w:space="0" w:color="auto"/>
        <w:left w:val="none" w:sz="0" w:space="0" w:color="auto"/>
        <w:bottom w:val="none" w:sz="0" w:space="0" w:color="auto"/>
        <w:right w:val="none" w:sz="0" w:space="0" w:color="auto"/>
      </w:divBdr>
    </w:div>
    <w:div w:id="2012562199">
      <w:bodyDiv w:val="1"/>
      <w:marLeft w:val="0"/>
      <w:marRight w:val="0"/>
      <w:marTop w:val="0"/>
      <w:marBottom w:val="0"/>
      <w:divBdr>
        <w:top w:val="none" w:sz="0" w:space="0" w:color="auto"/>
        <w:left w:val="none" w:sz="0" w:space="0" w:color="auto"/>
        <w:bottom w:val="none" w:sz="0" w:space="0" w:color="auto"/>
        <w:right w:val="none" w:sz="0" w:space="0" w:color="auto"/>
      </w:divBdr>
    </w:div>
    <w:div w:id="202247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jfif"/><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BRKlkDJhcdMahrJ4F0E/D3zMw==">CgMxLjA4AHIhMWRvQWVLRDlZcGtoNnd3VEc0emJKaGMzSTZGamRTWU9P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7365EC-5508-4079-887C-D53C3BFD6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Hai Anh</dc:creator>
  <cp:keywords/>
  <dc:description/>
  <cp:lastModifiedBy>Admin</cp:lastModifiedBy>
  <cp:revision>9</cp:revision>
  <dcterms:created xsi:type="dcterms:W3CDTF">2026-09-15T15:56:00Z</dcterms:created>
  <dcterms:modified xsi:type="dcterms:W3CDTF">2026-10-09T03:39:00Z</dcterms:modified>
</cp:coreProperties>
</file>